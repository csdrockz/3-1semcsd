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ADB39" w14:textId="77777777" w:rsidR="00EA321F" w:rsidRDefault="00EA321F" w:rsidP="00EA321F">
      <w:pPr>
        <w:spacing w:after="0" w:line="240" w:lineRule="auto"/>
        <w:textAlignment w:val="baseline"/>
        <w:rPr>
          <w:rFonts w:ascii="var(--font-din)" w:eastAsia="Times New Roman" w:hAnsi="var(--font-din)" w:cs="Times New Roman"/>
          <w:b/>
          <w:bCs/>
          <w:sz w:val="26"/>
        </w:rPr>
      </w:pPr>
      <w:r>
        <w:rPr>
          <w:rFonts w:ascii="var(--font-din)" w:eastAsia="Times New Roman" w:hAnsi="var(--font-din)" w:cs="Times New Roman"/>
          <w:b/>
          <w:bCs/>
          <w:sz w:val="26"/>
        </w:rPr>
        <w:t>EXPERT SYSTEMS:</w:t>
      </w:r>
    </w:p>
    <w:p w14:paraId="69AADB3A" w14:textId="77777777" w:rsidR="00EA321F" w:rsidRDefault="00EA321F" w:rsidP="00EA321F">
      <w:pPr>
        <w:spacing w:after="0" w:line="240" w:lineRule="auto"/>
        <w:textAlignment w:val="baseline"/>
        <w:rPr>
          <w:rFonts w:ascii="var(--font-din)" w:eastAsia="Times New Roman" w:hAnsi="var(--font-din)" w:cs="Times New Roman"/>
          <w:b/>
          <w:bCs/>
          <w:sz w:val="26"/>
        </w:rPr>
      </w:pPr>
    </w:p>
    <w:p w14:paraId="69AADB3B" w14:textId="77777777" w:rsidR="00EA321F" w:rsidRPr="00EA321F" w:rsidRDefault="00EA321F" w:rsidP="00EA321F">
      <w:pPr>
        <w:spacing w:after="0" w:line="240" w:lineRule="auto"/>
        <w:textAlignment w:val="baseline"/>
        <w:rPr>
          <w:rFonts w:ascii="var(--font-din)" w:eastAsia="Times New Roman" w:hAnsi="var(--font-din)" w:cs="Times New Roman"/>
          <w:sz w:val="26"/>
          <w:szCs w:val="26"/>
        </w:rPr>
      </w:pPr>
      <w:r w:rsidRPr="00EA321F">
        <w:rPr>
          <w:rFonts w:ascii="var(--font-din)" w:eastAsia="Times New Roman" w:hAnsi="var(--font-din)" w:cs="Times New Roman"/>
          <w:b/>
          <w:bCs/>
          <w:sz w:val="26"/>
        </w:rPr>
        <w:t>Artificial Intelligence</w:t>
      </w:r>
      <w:r w:rsidRPr="00EA321F">
        <w:rPr>
          <w:rFonts w:ascii="var(--font-din)" w:eastAsia="Times New Roman" w:hAnsi="var(--font-din)" w:cs="Times New Roman"/>
          <w:sz w:val="26"/>
          <w:szCs w:val="26"/>
        </w:rPr>
        <w:t xml:space="preserve"> is a piece of software that simulates the </w:t>
      </w:r>
      <w:proofErr w:type="spellStart"/>
      <w:r w:rsidRPr="00EA321F">
        <w:rPr>
          <w:rFonts w:ascii="var(--font-din)" w:eastAsia="Times New Roman" w:hAnsi="var(--font-din)" w:cs="Times New Roman"/>
          <w:sz w:val="26"/>
          <w:szCs w:val="26"/>
        </w:rPr>
        <w:t>behaviour</w:t>
      </w:r>
      <w:proofErr w:type="spellEnd"/>
      <w:r w:rsidRPr="00EA321F">
        <w:rPr>
          <w:rFonts w:ascii="var(--font-din)" w:eastAsia="Times New Roman" w:hAnsi="var(--font-din)" w:cs="Times New Roman"/>
          <w:sz w:val="26"/>
          <w:szCs w:val="26"/>
        </w:rPr>
        <w:t xml:space="preserve"> and judgement of a human or an organization that has experts in a particular domain is known as an expert system. It does this by acquiring relevant knowledge from its knowledge base and interpreting it according to the user’s problem. The data in the knowledge base is added by humans that are expert in a particular domain and this software is used by a non-expert user to acquire some information. It is widely used in many areas such as medical diagnosis, accounting, coding, games etc. </w:t>
      </w:r>
    </w:p>
    <w:p w14:paraId="69AADB3C" w14:textId="77777777" w:rsidR="00EA321F" w:rsidRPr="00EA321F" w:rsidRDefault="00EA321F" w:rsidP="00EA321F">
      <w:pPr>
        <w:spacing w:after="0" w:line="240" w:lineRule="auto"/>
        <w:textAlignment w:val="baseline"/>
        <w:rPr>
          <w:rFonts w:ascii="var(--font-din)" w:eastAsia="Times New Roman" w:hAnsi="var(--font-din)" w:cs="Times New Roman"/>
          <w:sz w:val="26"/>
          <w:szCs w:val="26"/>
        </w:rPr>
      </w:pPr>
      <w:r w:rsidRPr="00EA321F">
        <w:rPr>
          <w:rFonts w:ascii="var(--font-din)" w:eastAsia="Times New Roman" w:hAnsi="var(--font-din)" w:cs="Times New Roman"/>
          <w:sz w:val="26"/>
          <w:szCs w:val="26"/>
        </w:rPr>
        <w:t>An expert system is AI software that uses knowledge stored in a knowledge base to solve problems that would usually require a human expert thus preserving a human expert’s knowledge in its knowledge base. They can advise users as well as provide explanations to them about how they reached a particular conclusion or advice. </w:t>
      </w:r>
      <w:r w:rsidRPr="00EA321F">
        <w:rPr>
          <w:rFonts w:ascii="var(--font-din)" w:eastAsia="Times New Roman" w:hAnsi="var(--font-din)" w:cs="Times New Roman"/>
          <w:b/>
          <w:bCs/>
          <w:sz w:val="26"/>
        </w:rPr>
        <w:t>Knowledge Engineering</w:t>
      </w:r>
      <w:r w:rsidRPr="00EA321F">
        <w:rPr>
          <w:rFonts w:ascii="var(--font-din)" w:eastAsia="Times New Roman" w:hAnsi="var(--font-din)" w:cs="Times New Roman"/>
          <w:sz w:val="26"/>
          <w:szCs w:val="26"/>
        </w:rPr>
        <w:t> is the term used to define the process of building an Expert System and its practitioners are called </w:t>
      </w:r>
      <w:r w:rsidRPr="00EA321F">
        <w:rPr>
          <w:rFonts w:ascii="var(--font-din)" w:eastAsia="Times New Roman" w:hAnsi="var(--font-din)" w:cs="Times New Roman"/>
          <w:b/>
          <w:bCs/>
          <w:sz w:val="26"/>
        </w:rPr>
        <w:t>Knowledge Engineers</w:t>
      </w:r>
      <w:r w:rsidRPr="00EA321F">
        <w:rPr>
          <w:rFonts w:ascii="var(--font-din)" w:eastAsia="Times New Roman" w:hAnsi="var(--font-din)" w:cs="Times New Roman"/>
          <w:sz w:val="26"/>
          <w:szCs w:val="26"/>
        </w:rPr>
        <w:t>. The primary role of a knowledge engineer is to make sure that the computer possesses all the knowledge required to solve a problem. The knowledge engineer must choose one or more forms in which to represent the required knowledge as a symbolic pattern in the memory of the computer.</w:t>
      </w:r>
    </w:p>
    <w:p w14:paraId="69AADB3D" w14:textId="77777777" w:rsidR="00EA321F" w:rsidRPr="00EA321F" w:rsidRDefault="00EA321F" w:rsidP="00EA321F">
      <w:pPr>
        <w:spacing w:after="0" w:line="240" w:lineRule="auto"/>
        <w:textAlignment w:val="baseline"/>
        <w:rPr>
          <w:rFonts w:ascii="var(--font-din)" w:eastAsia="Times New Roman" w:hAnsi="var(--font-din)" w:cs="Times New Roman"/>
          <w:sz w:val="26"/>
          <w:szCs w:val="26"/>
        </w:rPr>
      </w:pPr>
      <w:proofErr w:type="gramStart"/>
      <w:r w:rsidRPr="00EA321F">
        <w:rPr>
          <w:rFonts w:ascii="var(--font-din)" w:eastAsia="Times New Roman" w:hAnsi="var(--font-din)" w:cs="Times New Roman"/>
          <w:b/>
          <w:bCs/>
          <w:sz w:val="26"/>
        </w:rPr>
        <w:t>Example :</w:t>
      </w:r>
      <w:proofErr w:type="gramEnd"/>
      <w:r w:rsidRPr="00EA321F">
        <w:rPr>
          <w:rFonts w:ascii="var(--font-din)" w:eastAsia="Times New Roman" w:hAnsi="var(--font-din)" w:cs="Times New Roman"/>
          <w:sz w:val="26"/>
          <w:szCs w:val="26"/>
        </w:rPr>
        <w:t> There are many examples of an expert system. Some of them are given below –</w:t>
      </w:r>
    </w:p>
    <w:p w14:paraId="69AADB3E" w14:textId="77777777" w:rsidR="00EA321F" w:rsidRPr="00EA321F" w:rsidRDefault="00EA321F" w:rsidP="00EA321F">
      <w:pPr>
        <w:numPr>
          <w:ilvl w:val="0"/>
          <w:numId w:val="1"/>
        </w:numPr>
        <w:spacing w:after="0" w:line="240" w:lineRule="auto"/>
        <w:ind w:left="360"/>
        <w:textAlignment w:val="baseline"/>
        <w:rPr>
          <w:rFonts w:ascii="var(--font-din)" w:eastAsia="Times New Roman" w:hAnsi="var(--font-din)" w:cs="Times New Roman"/>
          <w:sz w:val="26"/>
          <w:szCs w:val="26"/>
        </w:rPr>
      </w:pPr>
      <w:r w:rsidRPr="00EA321F">
        <w:rPr>
          <w:rFonts w:ascii="var(--font-din)" w:eastAsia="Times New Roman" w:hAnsi="var(--font-din)" w:cs="Times New Roman"/>
          <w:b/>
          <w:bCs/>
          <w:sz w:val="26"/>
        </w:rPr>
        <w:t>MYCIN –</w:t>
      </w:r>
      <w:r w:rsidRPr="00EA321F">
        <w:rPr>
          <w:rFonts w:ascii="var(--font-din)" w:eastAsia="Times New Roman" w:hAnsi="var(--font-din)" w:cs="Times New Roman"/>
          <w:sz w:val="26"/>
          <w:szCs w:val="26"/>
        </w:rPr>
        <w:t> </w:t>
      </w:r>
      <w:r w:rsidRPr="00EA321F">
        <w:rPr>
          <w:rFonts w:ascii="var(--font-din)" w:eastAsia="Times New Roman" w:hAnsi="var(--font-din)" w:cs="Times New Roman"/>
          <w:sz w:val="26"/>
          <w:szCs w:val="26"/>
        </w:rPr>
        <w:br/>
        <w:t>One of the earliest expert systems based on backward chaining. It can identify various bacteria that can cause severe infections and can also recommend drugs based on the person’s weight.</w:t>
      </w:r>
    </w:p>
    <w:p w14:paraId="69AADB3F" w14:textId="77777777" w:rsidR="00EA321F" w:rsidRPr="00EA321F" w:rsidRDefault="00EA321F" w:rsidP="00EA321F">
      <w:pPr>
        <w:numPr>
          <w:ilvl w:val="0"/>
          <w:numId w:val="1"/>
        </w:numPr>
        <w:spacing w:after="0" w:line="240" w:lineRule="auto"/>
        <w:ind w:left="360"/>
        <w:textAlignment w:val="baseline"/>
        <w:rPr>
          <w:rFonts w:ascii="var(--font-din)" w:eastAsia="Times New Roman" w:hAnsi="var(--font-din)" w:cs="Times New Roman"/>
          <w:sz w:val="26"/>
          <w:szCs w:val="26"/>
        </w:rPr>
      </w:pPr>
      <w:r w:rsidRPr="00EA321F">
        <w:rPr>
          <w:rFonts w:ascii="var(--font-din)" w:eastAsia="Times New Roman" w:hAnsi="var(--font-din)" w:cs="Times New Roman"/>
          <w:b/>
          <w:bCs/>
          <w:sz w:val="26"/>
        </w:rPr>
        <w:t>DENDRAL –</w:t>
      </w:r>
      <w:r w:rsidRPr="00EA321F">
        <w:rPr>
          <w:rFonts w:ascii="var(--font-din)" w:eastAsia="Times New Roman" w:hAnsi="var(--font-din)" w:cs="Times New Roman"/>
          <w:sz w:val="26"/>
          <w:szCs w:val="26"/>
        </w:rPr>
        <w:br/>
        <w:t>It was an artificial intelligence-based expert system used for chemical analysis. It used a substance’s spectrographic data to predict its molecular structure.</w:t>
      </w:r>
    </w:p>
    <w:p w14:paraId="69AADB40" w14:textId="77777777" w:rsidR="00EA321F" w:rsidRPr="00EA321F" w:rsidRDefault="00EA321F" w:rsidP="00EA321F">
      <w:pPr>
        <w:numPr>
          <w:ilvl w:val="0"/>
          <w:numId w:val="1"/>
        </w:numPr>
        <w:spacing w:after="0" w:line="240" w:lineRule="auto"/>
        <w:ind w:left="360"/>
        <w:textAlignment w:val="baseline"/>
        <w:rPr>
          <w:rFonts w:ascii="var(--font-din)" w:eastAsia="Times New Roman" w:hAnsi="var(--font-din)" w:cs="Times New Roman"/>
          <w:sz w:val="26"/>
          <w:szCs w:val="26"/>
        </w:rPr>
      </w:pPr>
      <w:r w:rsidRPr="00EA321F">
        <w:rPr>
          <w:rFonts w:ascii="var(--font-din)" w:eastAsia="Times New Roman" w:hAnsi="var(--font-din)" w:cs="Times New Roman"/>
          <w:b/>
          <w:bCs/>
          <w:sz w:val="26"/>
        </w:rPr>
        <w:t>PXDES –</w:t>
      </w:r>
      <w:r w:rsidRPr="00EA321F">
        <w:rPr>
          <w:rFonts w:ascii="var(--font-din)" w:eastAsia="Times New Roman" w:hAnsi="var(--font-din)" w:cs="Times New Roman"/>
          <w:sz w:val="26"/>
          <w:szCs w:val="26"/>
        </w:rPr>
        <w:t> </w:t>
      </w:r>
      <w:r w:rsidRPr="00EA321F">
        <w:rPr>
          <w:rFonts w:ascii="var(--font-din)" w:eastAsia="Times New Roman" w:hAnsi="var(--font-din)" w:cs="Times New Roman"/>
          <w:sz w:val="26"/>
          <w:szCs w:val="26"/>
        </w:rPr>
        <w:br/>
        <w:t>It could easily determine the type and the degree of lung cancer in a patient based on the data.</w:t>
      </w:r>
    </w:p>
    <w:p w14:paraId="69AADB41" w14:textId="77777777" w:rsidR="00EA321F" w:rsidRPr="00EA321F" w:rsidRDefault="00EA321F" w:rsidP="00EA321F">
      <w:pPr>
        <w:numPr>
          <w:ilvl w:val="0"/>
          <w:numId w:val="1"/>
        </w:numPr>
        <w:spacing w:after="0" w:line="240" w:lineRule="auto"/>
        <w:ind w:left="360"/>
        <w:textAlignment w:val="baseline"/>
        <w:rPr>
          <w:rFonts w:ascii="var(--font-din)" w:eastAsia="Times New Roman" w:hAnsi="var(--font-din)" w:cs="Times New Roman"/>
          <w:sz w:val="26"/>
          <w:szCs w:val="26"/>
        </w:rPr>
      </w:pPr>
      <w:proofErr w:type="spellStart"/>
      <w:r w:rsidRPr="00EA321F">
        <w:rPr>
          <w:rFonts w:ascii="var(--font-din)" w:eastAsia="Times New Roman" w:hAnsi="var(--font-din)" w:cs="Times New Roman"/>
          <w:b/>
          <w:bCs/>
          <w:sz w:val="26"/>
        </w:rPr>
        <w:t>CaDet</w:t>
      </w:r>
      <w:proofErr w:type="spellEnd"/>
      <w:r w:rsidRPr="00EA321F">
        <w:rPr>
          <w:rFonts w:ascii="var(--font-din)" w:eastAsia="Times New Roman" w:hAnsi="var(--font-din)" w:cs="Times New Roman"/>
          <w:b/>
          <w:bCs/>
          <w:sz w:val="26"/>
        </w:rPr>
        <w:t xml:space="preserve"> –</w:t>
      </w:r>
      <w:r w:rsidRPr="00EA321F">
        <w:rPr>
          <w:rFonts w:ascii="var(--font-din)" w:eastAsia="Times New Roman" w:hAnsi="var(--font-din)" w:cs="Times New Roman"/>
          <w:sz w:val="26"/>
          <w:szCs w:val="26"/>
        </w:rPr>
        <w:t> </w:t>
      </w:r>
      <w:r w:rsidRPr="00EA321F">
        <w:rPr>
          <w:rFonts w:ascii="var(--font-din)" w:eastAsia="Times New Roman" w:hAnsi="var(--font-din)" w:cs="Times New Roman"/>
          <w:sz w:val="26"/>
          <w:szCs w:val="26"/>
        </w:rPr>
        <w:br/>
        <w:t>It is a clinical support system that could identify cancer in its early stages in patients.</w:t>
      </w:r>
    </w:p>
    <w:p w14:paraId="69AADB42" w14:textId="77777777" w:rsidR="00EA321F" w:rsidRPr="00EA321F" w:rsidRDefault="00EA321F" w:rsidP="00EA321F">
      <w:pPr>
        <w:numPr>
          <w:ilvl w:val="0"/>
          <w:numId w:val="1"/>
        </w:numPr>
        <w:spacing w:after="0" w:line="240" w:lineRule="auto"/>
        <w:ind w:left="360"/>
        <w:textAlignment w:val="baseline"/>
        <w:rPr>
          <w:rFonts w:ascii="var(--font-din)" w:eastAsia="Times New Roman" w:hAnsi="var(--font-din)" w:cs="Times New Roman"/>
          <w:sz w:val="26"/>
          <w:szCs w:val="26"/>
        </w:rPr>
      </w:pPr>
      <w:proofErr w:type="spellStart"/>
      <w:r w:rsidRPr="00EA321F">
        <w:rPr>
          <w:rFonts w:ascii="var(--font-din)" w:eastAsia="Times New Roman" w:hAnsi="var(--font-din)" w:cs="Times New Roman"/>
          <w:b/>
          <w:bCs/>
          <w:sz w:val="26"/>
        </w:rPr>
        <w:t>DXplain</w:t>
      </w:r>
      <w:proofErr w:type="spellEnd"/>
      <w:r w:rsidRPr="00EA321F">
        <w:rPr>
          <w:rFonts w:ascii="var(--font-din)" w:eastAsia="Times New Roman" w:hAnsi="var(--font-din)" w:cs="Times New Roman"/>
          <w:b/>
          <w:bCs/>
          <w:sz w:val="26"/>
        </w:rPr>
        <w:t xml:space="preserve"> –</w:t>
      </w:r>
      <w:r w:rsidRPr="00EA321F">
        <w:rPr>
          <w:rFonts w:ascii="var(--font-din)" w:eastAsia="Times New Roman" w:hAnsi="var(--font-din)" w:cs="Times New Roman"/>
          <w:sz w:val="26"/>
          <w:szCs w:val="26"/>
        </w:rPr>
        <w:t> </w:t>
      </w:r>
      <w:r w:rsidRPr="00EA321F">
        <w:rPr>
          <w:rFonts w:ascii="var(--font-din)" w:eastAsia="Times New Roman" w:hAnsi="var(--font-din)" w:cs="Times New Roman"/>
          <w:sz w:val="26"/>
          <w:szCs w:val="26"/>
        </w:rPr>
        <w:br/>
        <w:t>It was also a clinical support system that could suggest a variety of diseases based on the findings of the doctor.</w:t>
      </w:r>
    </w:p>
    <w:p w14:paraId="69AADB43" w14:textId="77777777" w:rsidR="00EA321F" w:rsidRPr="00EA321F" w:rsidRDefault="00EA321F" w:rsidP="00EA321F">
      <w:pPr>
        <w:spacing w:after="0" w:line="240" w:lineRule="auto"/>
        <w:textAlignment w:val="baseline"/>
        <w:rPr>
          <w:rFonts w:ascii="var(--font-din)" w:eastAsia="Times New Roman" w:hAnsi="var(--font-din)" w:cs="Times New Roman"/>
          <w:sz w:val="26"/>
          <w:szCs w:val="26"/>
        </w:rPr>
      </w:pPr>
      <w:r w:rsidRPr="00EA321F">
        <w:rPr>
          <w:rFonts w:ascii="var(--font-din)" w:eastAsia="Times New Roman" w:hAnsi="var(--font-din)" w:cs="Times New Roman"/>
          <w:b/>
          <w:bCs/>
          <w:sz w:val="26"/>
        </w:rPr>
        <w:t xml:space="preserve">Components of an Expert </w:t>
      </w:r>
      <w:proofErr w:type="gramStart"/>
      <w:r w:rsidRPr="00EA321F">
        <w:rPr>
          <w:rFonts w:ascii="var(--font-din)" w:eastAsia="Times New Roman" w:hAnsi="var(--font-din)" w:cs="Times New Roman"/>
          <w:b/>
          <w:bCs/>
          <w:sz w:val="26"/>
        </w:rPr>
        <w:t>System :</w:t>
      </w:r>
      <w:proofErr w:type="gramEnd"/>
      <w:r w:rsidRPr="00EA321F">
        <w:rPr>
          <w:rFonts w:ascii="var(--font-din)" w:eastAsia="Times New Roman" w:hAnsi="var(--font-din)" w:cs="Times New Roman"/>
          <w:sz w:val="26"/>
          <w:szCs w:val="26"/>
        </w:rPr>
        <w:t> </w:t>
      </w:r>
    </w:p>
    <w:p w14:paraId="69AADB44" w14:textId="77777777" w:rsidR="00EA321F" w:rsidRPr="00EA321F" w:rsidRDefault="00EA321F" w:rsidP="00EA321F">
      <w:pPr>
        <w:spacing w:after="0" w:line="240" w:lineRule="auto"/>
        <w:jc w:val="center"/>
        <w:textAlignment w:val="baseline"/>
        <w:rPr>
          <w:rFonts w:ascii="var(--font-din)" w:eastAsia="Times New Roman" w:hAnsi="var(--font-din)" w:cs="Times New Roman"/>
          <w:sz w:val="26"/>
          <w:szCs w:val="26"/>
        </w:rPr>
      </w:pPr>
      <w:r>
        <w:rPr>
          <w:rFonts w:ascii="var(--font-din)" w:eastAsia="Times New Roman" w:hAnsi="var(--font-din)" w:cs="Times New Roman"/>
          <w:noProof/>
          <w:sz w:val="26"/>
          <w:szCs w:val="26"/>
        </w:rPr>
        <w:lastRenderedPageBreak/>
        <w:drawing>
          <wp:inline distT="0" distB="0" distL="0" distR="0" wp14:anchorId="69AADC5D" wp14:editId="69AADC5E">
            <wp:extent cx="5953125" cy="1638300"/>
            <wp:effectExtent l="19050" t="0" r="9525" b="0"/>
            <wp:docPr id="1" name="Picture 1" descr="https://media.geeksforgeeks.org/wp-content/uploads/20210427175737/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10427175737/architecture.png"/>
                    <pic:cNvPicPr>
                      <a:picLocks noChangeAspect="1" noChangeArrowheads="1"/>
                    </pic:cNvPicPr>
                  </pic:nvPicPr>
                  <pic:blipFill>
                    <a:blip r:embed="rId7"/>
                    <a:srcRect/>
                    <a:stretch>
                      <a:fillRect/>
                    </a:stretch>
                  </pic:blipFill>
                  <pic:spPr bwMode="auto">
                    <a:xfrm>
                      <a:off x="0" y="0"/>
                      <a:ext cx="5953125" cy="1638300"/>
                    </a:xfrm>
                    <a:prstGeom prst="rect">
                      <a:avLst/>
                    </a:prstGeom>
                    <a:noFill/>
                    <a:ln w="9525">
                      <a:noFill/>
                      <a:miter lim="800000"/>
                      <a:headEnd/>
                      <a:tailEnd/>
                    </a:ln>
                  </pic:spPr>
                </pic:pic>
              </a:graphicData>
            </a:graphic>
          </wp:inline>
        </w:drawing>
      </w:r>
    </w:p>
    <w:p w14:paraId="69AADB45" w14:textId="77777777" w:rsidR="00EA321F" w:rsidRDefault="00EA321F" w:rsidP="00EA321F">
      <w:pPr>
        <w:spacing w:after="150" w:line="480" w:lineRule="auto"/>
        <w:jc w:val="center"/>
        <w:textAlignment w:val="baseline"/>
        <w:rPr>
          <w:rFonts w:ascii="var(--font-din)" w:eastAsia="Times New Roman" w:hAnsi="var(--font-din)" w:cs="Times New Roman"/>
          <w:i/>
          <w:iCs/>
          <w:sz w:val="18"/>
          <w:szCs w:val="18"/>
        </w:rPr>
      </w:pPr>
      <w:r w:rsidRPr="00EA321F">
        <w:rPr>
          <w:rFonts w:ascii="var(--font-din)" w:eastAsia="Times New Roman" w:hAnsi="var(--font-din)" w:cs="Times New Roman"/>
          <w:i/>
          <w:iCs/>
          <w:sz w:val="18"/>
          <w:szCs w:val="18"/>
        </w:rPr>
        <w:t>Architecture of an Expert System</w:t>
      </w:r>
    </w:p>
    <w:p w14:paraId="69AADB46" w14:textId="77777777" w:rsidR="00F23A48" w:rsidRPr="00EA321F" w:rsidRDefault="00F23A48" w:rsidP="00EA321F">
      <w:pPr>
        <w:spacing w:after="150" w:line="480" w:lineRule="auto"/>
        <w:jc w:val="center"/>
        <w:textAlignment w:val="baseline"/>
        <w:rPr>
          <w:rFonts w:ascii="var(--font-din)" w:eastAsia="Times New Roman" w:hAnsi="var(--font-din)" w:cs="Times New Roman"/>
          <w:i/>
          <w:iCs/>
          <w:sz w:val="18"/>
          <w:szCs w:val="18"/>
        </w:rPr>
      </w:pPr>
      <w:r>
        <w:rPr>
          <w:rFonts w:ascii="var(--font-din)" w:eastAsia="Times New Roman" w:hAnsi="var(--font-din)" w:cs="Times New Roman"/>
          <w:i/>
          <w:iCs/>
          <w:noProof/>
          <w:sz w:val="18"/>
          <w:szCs w:val="18"/>
        </w:rPr>
        <w:drawing>
          <wp:inline distT="0" distB="0" distL="0" distR="0" wp14:anchorId="69AADC5F" wp14:editId="69AADC60">
            <wp:extent cx="5943600" cy="3056052"/>
            <wp:effectExtent l="19050" t="0" r="0" b="0"/>
            <wp:docPr id="4" name="Picture 2" descr="C:\Users\user\Pictures\Screenshots\Screenshot (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327).png"/>
                    <pic:cNvPicPr>
                      <a:picLocks noChangeAspect="1" noChangeArrowheads="1"/>
                    </pic:cNvPicPr>
                  </pic:nvPicPr>
                  <pic:blipFill>
                    <a:blip r:embed="rId8"/>
                    <a:srcRect/>
                    <a:stretch>
                      <a:fillRect/>
                    </a:stretch>
                  </pic:blipFill>
                  <pic:spPr bwMode="auto">
                    <a:xfrm>
                      <a:off x="0" y="0"/>
                      <a:ext cx="5943600" cy="3056052"/>
                    </a:xfrm>
                    <a:prstGeom prst="rect">
                      <a:avLst/>
                    </a:prstGeom>
                    <a:noFill/>
                    <a:ln w="9525">
                      <a:noFill/>
                      <a:miter lim="800000"/>
                      <a:headEnd/>
                      <a:tailEnd/>
                    </a:ln>
                  </pic:spPr>
                </pic:pic>
              </a:graphicData>
            </a:graphic>
          </wp:inline>
        </w:drawing>
      </w:r>
    </w:p>
    <w:p w14:paraId="69AADB47" w14:textId="77777777" w:rsidR="00EA321F" w:rsidRPr="00EA321F" w:rsidRDefault="00EA321F" w:rsidP="00EA321F">
      <w:pPr>
        <w:numPr>
          <w:ilvl w:val="0"/>
          <w:numId w:val="2"/>
        </w:numPr>
        <w:spacing w:after="0" w:line="240" w:lineRule="auto"/>
        <w:ind w:left="360"/>
        <w:textAlignment w:val="baseline"/>
        <w:rPr>
          <w:rFonts w:ascii="var(--font-din)" w:eastAsia="Times New Roman" w:hAnsi="var(--font-din)" w:cs="Times New Roman"/>
          <w:sz w:val="26"/>
          <w:szCs w:val="26"/>
        </w:rPr>
      </w:pPr>
      <w:r w:rsidRPr="00EA321F">
        <w:rPr>
          <w:rFonts w:ascii="var(--font-din)" w:eastAsia="Times New Roman" w:hAnsi="var(--font-din)" w:cs="Times New Roman"/>
          <w:b/>
          <w:bCs/>
          <w:sz w:val="26"/>
        </w:rPr>
        <w:t>Knowledge Base – </w:t>
      </w:r>
      <w:r w:rsidRPr="00EA321F">
        <w:rPr>
          <w:rFonts w:ascii="var(--font-din)" w:eastAsia="Times New Roman" w:hAnsi="var(--font-din)" w:cs="Times New Roman"/>
          <w:sz w:val="26"/>
          <w:szCs w:val="26"/>
        </w:rPr>
        <w:br/>
        <w:t>The knowledge base represents facts and rules. It consists of knowledge in a particular domain as well as rules to solve a problem, procedures and intrinsic data relevant to the domain.</w:t>
      </w:r>
    </w:p>
    <w:p w14:paraId="69AADB48" w14:textId="77777777" w:rsidR="00EA321F" w:rsidRPr="00EA321F" w:rsidRDefault="00EA321F" w:rsidP="00EA321F">
      <w:pPr>
        <w:numPr>
          <w:ilvl w:val="0"/>
          <w:numId w:val="2"/>
        </w:numPr>
        <w:spacing w:after="0" w:line="240" w:lineRule="auto"/>
        <w:ind w:left="360"/>
        <w:textAlignment w:val="baseline"/>
        <w:rPr>
          <w:rFonts w:ascii="var(--font-din)" w:eastAsia="Times New Roman" w:hAnsi="var(--font-din)" w:cs="Times New Roman"/>
          <w:sz w:val="26"/>
          <w:szCs w:val="26"/>
        </w:rPr>
      </w:pPr>
      <w:r w:rsidRPr="00EA321F">
        <w:rPr>
          <w:rFonts w:ascii="var(--font-din)" w:eastAsia="Times New Roman" w:hAnsi="var(--font-din)" w:cs="Times New Roman"/>
          <w:b/>
          <w:bCs/>
          <w:sz w:val="26"/>
        </w:rPr>
        <w:t>Inference Engine –</w:t>
      </w:r>
      <w:r w:rsidRPr="00EA321F">
        <w:rPr>
          <w:rFonts w:ascii="var(--font-din)" w:eastAsia="Times New Roman" w:hAnsi="var(--font-din)" w:cs="Times New Roman"/>
          <w:sz w:val="26"/>
          <w:szCs w:val="26"/>
        </w:rPr>
        <w:br/>
        <w:t>The function of the inference engine is to fetch the relevant knowledge from the knowledge base, interpret it and to find a solution relevant to the user’s problem. The inference engine acquires the rules from its knowledge base and applies them to the known facts to infer new facts. Inference engines can also include an explanation and debugging abilities.</w:t>
      </w:r>
    </w:p>
    <w:p w14:paraId="69AADB49" w14:textId="77777777" w:rsidR="00EA321F" w:rsidRPr="00EA321F" w:rsidRDefault="00EA321F" w:rsidP="00EA321F">
      <w:pPr>
        <w:numPr>
          <w:ilvl w:val="0"/>
          <w:numId w:val="2"/>
        </w:numPr>
        <w:spacing w:after="0" w:line="240" w:lineRule="auto"/>
        <w:ind w:left="360"/>
        <w:textAlignment w:val="baseline"/>
        <w:rPr>
          <w:rFonts w:ascii="var(--font-din)" w:eastAsia="Times New Roman" w:hAnsi="var(--font-din)" w:cs="Times New Roman"/>
          <w:sz w:val="26"/>
          <w:szCs w:val="26"/>
        </w:rPr>
      </w:pPr>
      <w:r w:rsidRPr="00EA321F">
        <w:rPr>
          <w:rFonts w:ascii="var(--font-din)" w:eastAsia="Times New Roman" w:hAnsi="var(--font-din)" w:cs="Times New Roman"/>
          <w:b/>
          <w:bCs/>
          <w:sz w:val="26"/>
        </w:rPr>
        <w:t>Knowledge Acquisition and Learning Module –</w:t>
      </w:r>
      <w:r w:rsidRPr="00EA321F">
        <w:rPr>
          <w:rFonts w:ascii="var(--font-din)" w:eastAsia="Times New Roman" w:hAnsi="var(--font-din)" w:cs="Times New Roman"/>
          <w:sz w:val="26"/>
          <w:szCs w:val="26"/>
        </w:rPr>
        <w:br/>
        <w:t>The function of this component is to allow the expert system to acquire more and more knowledge from various sources and store it in the knowledge base.</w:t>
      </w:r>
    </w:p>
    <w:p w14:paraId="69AADB4A" w14:textId="77777777" w:rsidR="00EA321F" w:rsidRPr="00EA321F" w:rsidRDefault="00EA321F" w:rsidP="00EA321F">
      <w:pPr>
        <w:numPr>
          <w:ilvl w:val="0"/>
          <w:numId w:val="2"/>
        </w:numPr>
        <w:spacing w:after="0" w:line="240" w:lineRule="auto"/>
        <w:ind w:left="360"/>
        <w:textAlignment w:val="baseline"/>
        <w:rPr>
          <w:rFonts w:ascii="var(--font-din)" w:eastAsia="Times New Roman" w:hAnsi="var(--font-din)" w:cs="Times New Roman"/>
          <w:sz w:val="26"/>
          <w:szCs w:val="26"/>
        </w:rPr>
      </w:pPr>
      <w:r w:rsidRPr="00EA321F">
        <w:rPr>
          <w:rFonts w:ascii="var(--font-din)" w:eastAsia="Times New Roman" w:hAnsi="var(--font-din)" w:cs="Times New Roman"/>
          <w:b/>
          <w:bCs/>
          <w:sz w:val="26"/>
        </w:rPr>
        <w:lastRenderedPageBreak/>
        <w:t>User Interface –</w:t>
      </w:r>
      <w:r w:rsidRPr="00EA321F">
        <w:rPr>
          <w:rFonts w:ascii="var(--font-din)" w:eastAsia="Times New Roman" w:hAnsi="var(--font-din)" w:cs="Times New Roman"/>
          <w:sz w:val="26"/>
          <w:szCs w:val="26"/>
        </w:rPr>
        <w:br/>
        <w:t>This module makes it possible for a non-expert user to interact with the expert system and find a solution to the problem.</w:t>
      </w:r>
    </w:p>
    <w:p w14:paraId="69AADB4B" w14:textId="77777777" w:rsidR="00EA321F" w:rsidRPr="00EA321F" w:rsidRDefault="00EA321F" w:rsidP="00EA321F">
      <w:pPr>
        <w:numPr>
          <w:ilvl w:val="0"/>
          <w:numId w:val="2"/>
        </w:numPr>
        <w:spacing w:after="0" w:line="240" w:lineRule="auto"/>
        <w:ind w:left="360"/>
        <w:textAlignment w:val="baseline"/>
        <w:rPr>
          <w:rFonts w:ascii="var(--font-din)" w:eastAsia="Times New Roman" w:hAnsi="var(--font-din)" w:cs="Times New Roman"/>
          <w:sz w:val="26"/>
          <w:szCs w:val="26"/>
        </w:rPr>
      </w:pPr>
      <w:r w:rsidRPr="00EA321F">
        <w:rPr>
          <w:rFonts w:ascii="var(--font-din)" w:eastAsia="Times New Roman" w:hAnsi="var(--font-din)" w:cs="Times New Roman"/>
          <w:b/>
          <w:bCs/>
          <w:sz w:val="26"/>
        </w:rPr>
        <w:t>Explanation Module –</w:t>
      </w:r>
      <w:r w:rsidRPr="00EA321F">
        <w:rPr>
          <w:rFonts w:ascii="var(--font-din)" w:eastAsia="Times New Roman" w:hAnsi="var(--font-din)" w:cs="Times New Roman"/>
          <w:sz w:val="26"/>
          <w:szCs w:val="26"/>
        </w:rPr>
        <w:br/>
        <w:t>This module helps the expert system to give the user an explanation about how the expert system reached a particular conclusion.</w:t>
      </w:r>
    </w:p>
    <w:p w14:paraId="69AADB4C" w14:textId="77777777" w:rsidR="00EA321F" w:rsidRPr="00EA321F" w:rsidRDefault="00EA321F" w:rsidP="00EA321F">
      <w:pPr>
        <w:spacing w:after="150" w:line="240" w:lineRule="auto"/>
        <w:textAlignment w:val="baseline"/>
        <w:rPr>
          <w:rFonts w:ascii="var(--font-din)" w:eastAsia="Times New Roman" w:hAnsi="var(--font-din)" w:cs="Times New Roman"/>
          <w:sz w:val="26"/>
          <w:szCs w:val="26"/>
        </w:rPr>
      </w:pPr>
      <w:r w:rsidRPr="00EA321F">
        <w:rPr>
          <w:rFonts w:ascii="var(--font-din)" w:eastAsia="Times New Roman" w:hAnsi="var(--font-din)" w:cs="Times New Roman"/>
          <w:sz w:val="26"/>
          <w:szCs w:val="26"/>
        </w:rPr>
        <w:t>The Inference Engine generally uses two strategies for acquiring knowledge from the Knowledge Base, namely – </w:t>
      </w:r>
    </w:p>
    <w:p w14:paraId="69AADB4D" w14:textId="77777777" w:rsidR="00EA321F" w:rsidRPr="00EA321F" w:rsidRDefault="00EA321F" w:rsidP="00EA321F">
      <w:pPr>
        <w:numPr>
          <w:ilvl w:val="0"/>
          <w:numId w:val="3"/>
        </w:numPr>
        <w:spacing w:after="0" w:line="240" w:lineRule="auto"/>
        <w:ind w:left="360"/>
        <w:textAlignment w:val="baseline"/>
        <w:rPr>
          <w:rFonts w:ascii="var(--font-din)" w:eastAsia="Times New Roman" w:hAnsi="var(--font-din)" w:cs="Times New Roman"/>
          <w:sz w:val="26"/>
          <w:szCs w:val="26"/>
        </w:rPr>
      </w:pPr>
      <w:r w:rsidRPr="00EA321F">
        <w:rPr>
          <w:rFonts w:ascii="var(--font-din)" w:eastAsia="Times New Roman" w:hAnsi="var(--font-din)" w:cs="Times New Roman"/>
          <w:sz w:val="26"/>
          <w:szCs w:val="26"/>
        </w:rPr>
        <w:t>Forward Chaining</w:t>
      </w:r>
    </w:p>
    <w:p w14:paraId="69AADB4E" w14:textId="77777777" w:rsidR="00EA321F" w:rsidRPr="00EA321F" w:rsidRDefault="00EA321F" w:rsidP="00EA321F">
      <w:pPr>
        <w:numPr>
          <w:ilvl w:val="0"/>
          <w:numId w:val="3"/>
        </w:numPr>
        <w:spacing w:after="0" w:line="240" w:lineRule="auto"/>
        <w:ind w:left="360"/>
        <w:textAlignment w:val="baseline"/>
        <w:rPr>
          <w:rFonts w:ascii="var(--font-din)" w:eastAsia="Times New Roman" w:hAnsi="var(--font-din)" w:cs="Times New Roman"/>
          <w:sz w:val="26"/>
          <w:szCs w:val="26"/>
        </w:rPr>
      </w:pPr>
      <w:r w:rsidRPr="00EA321F">
        <w:rPr>
          <w:rFonts w:ascii="var(--font-din)" w:eastAsia="Times New Roman" w:hAnsi="var(--font-din)" w:cs="Times New Roman"/>
          <w:sz w:val="26"/>
          <w:szCs w:val="26"/>
        </w:rPr>
        <w:t>Backward Chaining</w:t>
      </w:r>
    </w:p>
    <w:p w14:paraId="69AADB4F" w14:textId="77777777" w:rsidR="00EA321F" w:rsidRPr="00EA321F" w:rsidRDefault="00EA321F" w:rsidP="00EA321F">
      <w:pPr>
        <w:spacing w:after="0" w:line="240" w:lineRule="auto"/>
        <w:textAlignment w:val="baseline"/>
        <w:rPr>
          <w:rFonts w:ascii="var(--font-din)" w:eastAsia="Times New Roman" w:hAnsi="var(--font-din)" w:cs="Times New Roman"/>
          <w:sz w:val="26"/>
          <w:szCs w:val="26"/>
        </w:rPr>
      </w:pPr>
      <w:r w:rsidRPr="00EA321F">
        <w:rPr>
          <w:rFonts w:ascii="var(--font-din)" w:eastAsia="Times New Roman" w:hAnsi="var(--font-din)" w:cs="Times New Roman"/>
          <w:b/>
          <w:bCs/>
          <w:sz w:val="26"/>
        </w:rPr>
        <w:t>Forward Chaining – </w:t>
      </w:r>
      <w:r w:rsidRPr="00EA321F">
        <w:rPr>
          <w:rFonts w:ascii="var(--font-din)" w:eastAsia="Times New Roman" w:hAnsi="var(--font-din)" w:cs="Times New Roman"/>
          <w:sz w:val="26"/>
          <w:szCs w:val="26"/>
        </w:rPr>
        <w:br/>
        <w:t>Forward Chaining is a strategic process used by the Expert System to answer the questions – What will happen next. This strategy is mostly used for managing tasks like creating a conclusion, result or effect. Example – prediction or share market movement status.</w:t>
      </w:r>
      <w:r w:rsidRPr="00EA321F">
        <w:rPr>
          <w:rFonts w:ascii="var(--font-din)" w:eastAsia="Times New Roman" w:hAnsi="var(--font-din)" w:cs="Times New Roman"/>
          <w:sz w:val="26"/>
          <w:szCs w:val="26"/>
        </w:rPr>
        <w:br/>
        <w:t> </w:t>
      </w:r>
    </w:p>
    <w:p w14:paraId="69AADB50" w14:textId="77777777" w:rsidR="00EA321F" w:rsidRPr="00EA321F" w:rsidRDefault="00EA321F" w:rsidP="00EA321F">
      <w:pPr>
        <w:spacing w:after="0" w:line="240" w:lineRule="auto"/>
        <w:jc w:val="center"/>
        <w:textAlignment w:val="baseline"/>
        <w:rPr>
          <w:rFonts w:ascii="var(--font-din)" w:eastAsia="Times New Roman" w:hAnsi="var(--font-din)" w:cs="Times New Roman"/>
          <w:sz w:val="26"/>
          <w:szCs w:val="26"/>
        </w:rPr>
      </w:pPr>
      <w:r>
        <w:rPr>
          <w:rFonts w:ascii="var(--font-din)" w:eastAsia="Times New Roman" w:hAnsi="var(--font-din)" w:cs="Times New Roman"/>
          <w:noProof/>
          <w:sz w:val="26"/>
          <w:szCs w:val="26"/>
        </w:rPr>
        <w:drawing>
          <wp:inline distT="0" distB="0" distL="0" distR="0" wp14:anchorId="69AADC61" wp14:editId="69AADC62">
            <wp:extent cx="5962650" cy="2686050"/>
            <wp:effectExtent l="19050" t="0" r="0" b="0"/>
            <wp:docPr id="2" name="Picture 2" descr="https://media.geeksforgeeks.org/wp-content/uploads/20210427183013/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20210427183013/forward.png"/>
                    <pic:cNvPicPr>
                      <a:picLocks noChangeAspect="1" noChangeArrowheads="1"/>
                    </pic:cNvPicPr>
                  </pic:nvPicPr>
                  <pic:blipFill>
                    <a:blip r:embed="rId9"/>
                    <a:srcRect/>
                    <a:stretch>
                      <a:fillRect/>
                    </a:stretch>
                  </pic:blipFill>
                  <pic:spPr bwMode="auto">
                    <a:xfrm>
                      <a:off x="0" y="0"/>
                      <a:ext cx="5962650" cy="2686050"/>
                    </a:xfrm>
                    <a:prstGeom prst="rect">
                      <a:avLst/>
                    </a:prstGeom>
                    <a:noFill/>
                    <a:ln w="9525">
                      <a:noFill/>
                      <a:miter lim="800000"/>
                      <a:headEnd/>
                      <a:tailEnd/>
                    </a:ln>
                  </pic:spPr>
                </pic:pic>
              </a:graphicData>
            </a:graphic>
          </wp:inline>
        </w:drawing>
      </w:r>
    </w:p>
    <w:p w14:paraId="69AADB51" w14:textId="77777777" w:rsidR="00EA321F" w:rsidRPr="00EA321F" w:rsidRDefault="00EA321F" w:rsidP="00EA321F">
      <w:pPr>
        <w:spacing w:after="150" w:line="480" w:lineRule="auto"/>
        <w:jc w:val="center"/>
        <w:textAlignment w:val="baseline"/>
        <w:rPr>
          <w:rFonts w:ascii="var(--font-din)" w:eastAsia="Times New Roman" w:hAnsi="var(--font-din)" w:cs="Times New Roman"/>
          <w:i/>
          <w:iCs/>
          <w:sz w:val="18"/>
          <w:szCs w:val="18"/>
        </w:rPr>
      </w:pPr>
      <w:r w:rsidRPr="00EA321F">
        <w:rPr>
          <w:rFonts w:ascii="var(--font-din)" w:eastAsia="Times New Roman" w:hAnsi="var(--font-din)" w:cs="Times New Roman"/>
          <w:i/>
          <w:iCs/>
          <w:sz w:val="18"/>
          <w:szCs w:val="18"/>
        </w:rPr>
        <w:t>Forward Chaining</w:t>
      </w:r>
    </w:p>
    <w:p w14:paraId="69AADB52" w14:textId="77777777" w:rsidR="00EA321F" w:rsidRPr="00EA321F" w:rsidRDefault="00EA321F" w:rsidP="00EA321F">
      <w:pPr>
        <w:spacing w:after="0" w:line="240" w:lineRule="auto"/>
        <w:textAlignment w:val="baseline"/>
        <w:rPr>
          <w:rFonts w:ascii="var(--font-din)" w:eastAsia="Times New Roman" w:hAnsi="var(--font-din)" w:cs="Times New Roman"/>
          <w:sz w:val="26"/>
          <w:szCs w:val="26"/>
        </w:rPr>
      </w:pPr>
      <w:r w:rsidRPr="00EA321F">
        <w:rPr>
          <w:rFonts w:ascii="var(--font-din)" w:eastAsia="Times New Roman" w:hAnsi="var(--font-din)" w:cs="Times New Roman"/>
          <w:b/>
          <w:bCs/>
          <w:sz w:val="26"/>
        </w:rPr>
        <w:t>Backward Chaining – </w:t>
      </w:r>
      <w:r w:rsidRPr="00EA321F">
        <w:rPr>
          <w:rFonts w:ascii="var(--font-din)" w:eastAsia="Times New Roman" w:hAnsi="var(--font-din)" w:cs="Times New Roman"/>
          <w:sz w:val="26"/>
          <w:szCs w:val="26"/>
        </w:rPr>
        <w:br/>
        <w:t>Backward Chaining is a storage used by the Expert System to answer the questions – Why this has happened. This strategy is mostly used to find out the root cause or reason behind it, considering what has already happened. Example – diagnosis of stomach pain, blood cancer or dengue, etc.  </w:t>
      </w:r>
      <w:r w:rsidRPr="00EA321F">
        <w:rPr>
          <w:rFonts w:ascii="var(--font-din)" w:eastAsia="Times New Roman" w:hAnsi="var(--font-din)" w:cs="Times New Roman"/>
          <w:sz w:val="26"/>
          <w:szCs w:val="26"/>
        </w:rPr>
        <w:br/>
        <w:t> </w:t>
      </w:r>
    </w:p>
    <w:p w14:paraId="69AADB53" w14:textId="77777777" w:rsidR="00EA321F" w:rsidRPr="00EA321F" w:rsidRDefault="00EA321F" w:rsidP="00EA321F">
      <w:pPr>
        <w:spacing w:after="0" w:line="240" w:lineRule="auto"/>
        <w:jc w:val="center"/>
        <w:textAlignment w:val="baseline"/>
        <w:rPr>
          <w:rFonts w:ascii="var(--font-din)" w:eastAsia="Times New Roman" w:hAnsi="var(--font-din)" w:cs="Times New Roman"/>
          <w:sz w:val="26"/>
          <w:szCs w:val="26"/>
        </w:rPr>
      </w:pPr>
      <w:r>
        <w:rPr>
          <w:rFonts w:ascii="var(--font-din)" w:eastAsia="Times New Roman" w:hAnsi="var(--font-din)" w:cs="Times New Roman"/>
          <w:noProof/>
          <w:sz w:val="26"/>
          <w:szCs w:val="26"/>
        </w:rPr>
        <w:lastRenderedPageBreak/>
        <w:drawing>
          <wp:inline distT="0" distB="0" distL="0" distR="0" wp14:anchorId="69AADC63" wp14:editId="69AADC64">
            <wp:extent cx="6448425" cy="2733675"/>
            <wp:effectExtent l="19050" t="0" r="9525" b="0"/>
            <wp:docPr id="3" name="Picture 3" descr="https://media.geeksforgeeks.org/wp-content/uploads/20210427183045/back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10427183045/backward.png"/>
                    <pic:cNvPicPr>
                      <a:picLocks noChangeAspect="1" noChangeArrowheads="1"/>
                    </pic:cNvPicPr>
                  </pic:nvPicPr>
                  <pic:blipFill>
                    <a:blip r:embed="rId10"/>
                    <a:srcRect/>
                    <a:stretch>
                      <a:fillRect/>
                    </a:stretch>
                  </pic:blipFill>
                  <pic:spPr bwMode="auto">
                    <a:xfrm>
                      <a:off x="0" y="0"/>
                      <a:ext cx="6448425" cy="2733675"/>
                    </a:xfrm>
                    <a:prstGeom prst="rect">
                      <a:avLst/>
                    </a:prstGeom>
                    <a:noFill/>
                    <a:ln w="9525">
                      <a:noFill/>
                      <a:miter lim="800000"/>
                      <a:headEnd/>
                      <a:tailEnd/>
                    </a:ln>
                  </pic:spPr>
                </pic:pic>
              </a:graphicData>
            </a:graphic>
          </wp:inline>
        </w:drawing>
      </w:r>
    </w:p>
    <w:p w14:paraId="69AADB54" w14:textId="77777777" w:rsidR="00EA321F" w:rsidRPr="00EA321F" w:rsidRDefault="00EA321F" w:rsidP="00EA321F">
      <w:pPr>
        <w:spacing w:after="150" w:line="480" w:lineRule="auto"/>
        <w:jc w:val="center"/>
        <w:textAlignment w:val="baseline"/>
        <w:rPr>
          <w:rFonts w:ascii="var(--font-din)" w:eastAsia="Times New Roman" w:hAnsi="var(--font-din)" w:cs="Times New Roman"/>
          <w:i/>
          <w:iCs/>
          <w:sz w:val="18"/>
          <w:szCs w:val="18"/>
        </w:rPr>
      </w:pPr>
      <w:r w:rsidRPr="00EA321F">
        <w:rPr>
          <w:rFonts w:ascii="var(--font-din)" w:eastAsia="Times New Roman" w:hAnsi="var(--font-din)" w:cs="Times New Roman"/>
          <w:i/>
          <w:iCs/>
          <w:sz w:val="18"/>
          <w:szCs w:val="18"/>
        </w:rPr>
        <w:t>Backward Chaining</w:t>
      </w:r>
    </w:p>
    <w:p w14:paraId="69AADB55" w14:textId="77777777" w:rsidR="00EA321F" w:rsidRPr="00EA321F" w:rsidRDefault="00EA321F" w:rsidP="00EA321F">
      <w:pPr>
        <w:spacing w:after="0" w:line="240" w:lineRule="auto"/>
        <w:textAlignment w:val="baseline"/>
        <w:rPr>
          <w:rFonts w:ascii="var(--font-din)" w:eastAsia="Times New Roman" w:hAnsi="var(--font-din)" w:cs="Times New Roman"/>
          <w:sz w:val="26"/>
          <w:szCs w:val="26"/>
        </w:rPr>
      </w:pPr>
      <w:r w:rsidRPr="00EA321F">
        <w:rPr>
          <w:rFonts w:ascii="var(--font-din)" w:eastAsia="Times New Roman" w:hAnsi="var(--font-din)" w:cs="Times New Roman"/>
          <w:b/>
          <w:bCs/>
          <w:sz w:val="26"/>
        </w:rPr>
        <w:t xml:space="preserve">Characteristics of an Expert </w:t>
      </w:r>
      <w:proofErr w:type="gramStart"/>
      <w:r w:rsidRPr="00EA321F">
        <w:rPr>
          <w:rFonts w:ascii="var(--font-din)" w:eastAsia="Times New Roman" w:hAnsi="var(--font-din)" w:cs="Times New Roman"/>
          <w:b/>
          <w:bCs/>
          <w:sz w:val="26"/>
        </w:rPr>
        <w:t>System :</w:t>
      </w:r>
      <w:proofErr w:type="gramEnd"/>
      <w:r w:rsidRPr="00EA321F">
        <w:rPr>
          <w:rFonts w:ascii="var(--font-din)" w:eastAsia="Times New Roman" w:hAnsi="var(--font-din)" w:cs="Times New Roman"/>
          <w:sz w:val="26"/>
          <w:szCs w:val="26"/>
        </w:rPr>
        <w:t> </w:t>
      </w:r>
    </w:p>
    <w:p w14:paraId="69AADB56" w14:textId="77777777" w:rsidR="00EA321F" w:rsidRPr="00EA321F" w:rsidRDefault="00EA321F" w:rsidP="00EA321F">
      <w:pPr>
        <w:numPr>
          <w:ilvl w:val="0"/>
          <w:numId w:val="4"/>
        </w:numPr>
        <w:spacing w:after="0" w:line="240" w:lineRule="auto"/>
        <w:ind w:left="360"/>
        <w:textAlignment w:val="baseline"/>
        <w:rPr>
          <w:rFonts w:ascii="var(--font-din)" w:eastAsia="Times New Roman" w:hAnsi="var(--font-din)" w:cs="Times New Roman"/>
          <w:sz w:val="26"/>
          <w:szCs w:val="26"/>
        </w:rPr>
      </w:pPr>
      <w:r w:rsidRPr="00EA321F">
        <w:rPr>
          <w:rFonts w:ascii="var(--font-din)" w:eastAsia="Times New Roman" w:hAnsi="var(--font-din)" w:cs="Times New Roman"/>
          <w:sz w:val="26"/>
          <w:szCs w:val="26"/>
        </w:rPr>
        <w:t>Human experts are perishable, but an expert system is permanent.</w:t>
      </w:r>
    </w:p>
    <w:p w14:paraId="69AADB57" w14:textId="77777777" w:rsidR="00EA321F" w:rsidRPr="00EA321F" w:rsidRDefault="00EA321F" w:rsidP="00EA321F">
      <w:pPr>
        <w:numPr>
          <w:ilvl w:val="0"/>
          <w:numId w:val="4"/>
        </w:numPr>
        <w:spacing w:after="0" w:line="240" w:lineRule="auto"/>
        <w:ind w:left="360"/>
        <w:textAlignment w:val="baseline"/>
        <w:rPr>
          <w:rFonts w:ascii="var(--font-din)" w:eastAsia="Times New Roman" w:hAnsi="var(--font-din)" w:cs="Times New Roman"/>
          <w:sz w:val="26"/>
          <w:szCs w:val="26"/>
        </w:rPr>
      </w:pPr>
      <w:r w:rsidRPr="00EA321F">
        <w:rPr>
          <w:rFonts w:ascii="var(--font-din)" w:eastAsia="Times New Roman" w:hAnsi="var(--font-din)" w:cs="Times New Roman"/>
          <w:sz w:val="26"/>
          <w:szCs w:val="26"/>
        </w:rPr>
        <w:t>It helps to distribute the expertise of a human.</w:t>
      </w:r>
    </w:p>
    <w:p w14:paraId="69AADB58" w14:textId="0D20E17C" w:rsidR="00EA321F" w:rsidRPr="00EA321F" w:rsidRDefault="00EA321F" w:rsidP="00EA321F">
      <w:pPr>
        <w:numPr>
          <w:ilvl w:val="0"/>
          <w:numId w:val="4"/>
        </w:numPr>
        <w:spacing w:after="0" w:line="240" w:lineRule="auto"/>
        <w:ind w:left="360"/>
        <w:textAlignment w:val="baseline"/>
        <w:rPr>
          <w:rFonts w:ascii="var(--font-din)" w:eastAsia="Times New Roman" w:hAnsi="var(--font-din)" w:cs="Times New Roman"/>
          <w:sz w:val="26"/>
          <w:szCs w:val="26"/>
        </w:rPr>
      </w:pPr>
      <w:r w:rsidRPr="00EA321F">
        <w:rPr>
          <w:rFonts w:ascii="var(--font-din)" w:eastAsia="Times New Roman" w:hAnsi="var(--font-din)" w:cs="Times New Roman"/>
          <w:sz w:val="26"/>
          <w:szCs w:val="26"/>
        </w:rPr>
        <w:t xml:space="preserve">One expert system may contain knowledge from more than one human </w:t>
      </w:r>
      <w:r w:rsidR="008E1C51" w:rsidRPr="00EA321F">
        <w:rPr>
          <w:rFonts w:ascii="var(--font-din)" w:eastAsia="Times New Roman" w:hAnsi="var(--font-din)" w:cs="Times New Roman"/>
          <w:sz w:val="26"/>
          <w:szCs w:val="26"/>
        </w:rPr>
        <w:t>expert</w:t>
      </w:r>
      <w:r w:rsidRPr="00EA321F">
        <w:rPr>
          <w:rFonts w:ascii="var(--font-din)" w:eastAsia="Times New Roman" w:hAnsi="var(--font-din)" w:cs="Times New Roman"/>
          <w:sz w:val="26"/>
          <w:szCs w:val="26"/>
        </w:rPr>
        <w:t xml:space="preserve"> thus making the solutions more efficient.</w:t>
      </w:r>
    </w:p>
    <w:p w14:paraId="69AADB59" w14:textId="77777777" w:rsidR="00EA321F" w:rsidRPr="00EA321F" w:rsidRDefault="00EA321F" w:rsidP="00EA321F">
      <w:pPr>
        <w:numPr>
          <w:ilvl w:val="0"/>
          <w:numId w:val="4"/>
        </w:numPr>
        <w:spacing w:after="0" w:line="240" w:lineRule="auto"/>
        <w:ind w:left="360"/>
        <w:textAlignment w:val="baseline"/>
        <w:rPr>
          <w:rFonts w:ascii="var(--font-din)" w:eastAsia="Times New Roman" w:hAnsi="var(--font-din)" w:cs="Times New Roman"/>
          <w:sz w:val="26"/>
          <w:szCs w:val="26"/>
        </w:rPr>
      </w:pPr>
      <w:r w:rsidRPr="00EA321F">
        <w:rPr>
          <w:rFonts w:ascii="var(--font-din)" w:eastAsia="Times New Roman" w:hAnsi="var(--font-din)" w:cs="Times New Roman"/>
          <w:sz w:val="26"/>
          <w:szCs w:val="26"/>
        </w:rPr>
        <w:t>It decreases the cost of consulting an expert for various domains such as medical diagnosis.</w:t>
      </w:r>
    </w:p>
    <w:p w14:paraId="69AADB5A" w14:textId="77777777" w:rsidR="00EA321F" w:rsidRPr="00EA321F" w:rsidRDefault="00EA321F" w:rsidP="00EA321F">
      <w:pPr>
        <w:numPr>
          <w:ilvl w:val="0"/>
          <w:numId w:val="4"/>
        </w:numPr>
        <w:spacing w:after="0" w:line="240" w:lineRule="auto"/>
        <w:ind w:left="360"/>
        <w:textAlignment w:val="baseline"/>
        <w:rPr>
          <w:rFonts w:ascii="var(--font-din)" w:eastAsia="Times New Roman" w:hAnsi="var(--font-din)" w:cs="Times New Roman"/>
          <w:sz w:val="26"/>
          <w:szCs w:val="26"/>
        </w:rPr>
      </w:pPr>
      <w:r w:rsidRPr="00EA321F">
        <w:rPr>
          <w:rFonts w:ascii="var(--font-din)" w:eastAsia="Times New Roman" w:hAnsi="var(--font-din)" w:cs="Times New Roman"/>
          <w:sz w:val="26"/>
          <w:szCs w:val="26"/>
        </w:rPr>
        <w:t>They use a knowledge base and inference engine.</w:t>
      </w:r>
    </w:p>
    <w:p w14:paraId="69AADB5B" w14:textId="77777777" w:rsidR="00EA321F" w:rsidRPr="00EA321F" w:rsidRDefault="00EA321F" w:rsidP="00EA321F">
      <w:pPr>
        <w:numPr>
          <w:ilvl w:val="0"/>
          <w:numId w:val="4"/>
        </w:numPr>
        <w:spacing w:after="0" w:line="240" w:lineRule="auto"/>
        <w:ind w:left="360"/>
        <w:textAlignment w:val="baseline"/>
        <w:rPr>
          <w:rFonts w:ascii="var(--font-din)" w:eastAsia="Times New Roman" w:hAnsi="var(--font-din)" w:cs="Times New Roman"/>
          <w:sz w:val="26"/>
          <w:szCs w:val="26"/>
        </w:rPr>
      </w:pPr>
      <w:r w:rsidRPr="00EA321F">
        <w:rPr>
          <w:rFonts w:ascii="var(--font-din)" w:eastAsia="Times New Roman" w:hAnsi="var(--font-din)" w:cs="Times New Roman"/>
          <w:sz w:val="26"/>
          <w:szCs w:val="26"/>
        </w:rPr>
        <w:t>Expert systems can solve complex problems by deducing new facts through existing facts of knowledge, represented mostly as if-then rules rather than through conventional procedural code.</w:t>
      </w:r>
    </w:p>
    <w:p w14:paraId="69AADB5C" w14:textId="77777777" w:rsidR="00EA321F" w:rsidRPr="00EA321F" w:rsidRDefault="00EA321F" w:rsidP="00EA321F">
      <w:pPr>
        <w:numPr>
          <w:ilvl w:val="0"/>
          <w:numId w:val="4"/>
        </w:numPr>
        <w:spacing w:after="0" w:line="240" w:lineRule="auto"/>
        <w:ind w:left="360"/>
        <w:textAlignment w:val="baseline"/>
        <w:rPr>
          <w:rFonts w:ascii="var(--font-din)" w:eastAsia="Times New Roman" w:hAnsi="var(--font-din)" w:cs="Times New Roman"/>
          <w:sz w:val="26"/>
          <w:szCs w:val="26"/>
        </w:rPr>
      </w:pPr>
      <w:r w:rsidRPr="00EA321F">
        <w:rPr>
          <w:rFonts w:ascii="var(--font-din)" w:eastAsia="Times New Roman" w:hAnsi="var(--font-din)" w:cs="Times New Roman"/>
          <w:sz w:val="26"/>
          <w:szCs w:val="26"/>
        </w:rPr>
        <w:t>Expert systems were among the first truly successful forms of artificial intelligence (AI) software.</w:t>
      </w:r>
    </w:p>
    <w:p w14:paraId="69AADB5D" w14:textId="77777777" w:rsidR="00EA321F" w:rsidRPr="00EA321F" w:rsidRDefault="00EA321F" w:rsidP="00EA321F">
      <w:pPr>
        <w:spacing w:after="0" w:line="240" w:lineRule="auto"/>
        <w:textAlignment w:val="baseline"/>
        <w:rPr>
          <w:rFonts w:ascii="var(--font-din)" w:eastAsia="Times New Roman" w:hAnsi="var(--font-din)" w:cs="Times New Roman"/>
          <w:sz w:val="26"/>
          <w:szCs w:val="26"/>
        </w:rPr>
      </w:pPr>
      <w:proofErr w:type="gramStart"/>
      <w:r w:rsidRPr="00EA321F">
        <w:rPr>
          <w:rFonts w:ascii="var(--font-din)" w:eastAsia="Times New Roman" w:hAnsi="var(--font-din)" w:cs="Times New Roman"/>
          <w:b/>
          <w:bCs/>
          <w:sz w:val="26"/>
        </w:rPr>
        <w:t>Limitations :</w:t>
      </w:r>
      <w:proofErr w:type="gramEnd"/>
      <w:r w:rsidRPr="00EA321F">
        <w:rPr>
          <w:rFonts w:ascii="var(--font-din)" w:eastAsia="Times New Roman" w:hAnsi="var(--font-din)" w:cs="Times New Roman"/>
          <w:sz w:val="26"/>
          <w:szCs w:val="26"/>
        </w:rPr>
        <w:t> </w:t>
      </w:r>
    </w:p>
    <w:p w14:paraId="69AADB5E" w14:textId="77777777" w:rsidR="00EA321F" w:rsidRPr="00EA321F" w:rsidRDefault="00EA321F" w:rsidP="00EA321F">
      <w:pPr>
        <w:numPr>
          <w:ilvl w:val="0"/>
          <w:numId w:val="5"/>
        </w:numPr>
        <w:spacing w:after="0" w:line="240" w:lineRule="auto"/>
        <w:ind w:left="360"/>
        <w:textAlignment w:val="baseline"/>
        <w:rPr>
          <w:rFonts w:ascii="var(--font-din)" w:eastAsia="Times New Roman" w:hAnsi="var(--font-din)" w:cs="Times New Roman"/>
          <w:sz w:val="26"/>
          <w:szCs w:val="26"/>
        </w:rPr>
      </w:pPr>
      <w:r w:rsidRPr="00EA321F">
        <w:rPr>
          <w:rFonts w:ascii="var(--font-din)" w:eastAsia="Times New Roman" w:hAnsi="var(--font-din)" w:cs="Times New Roman"/>
          <w:sz w:val="26"/>
          <w:szCs w:val="26"/>
        </w:rPr>
        <w:t>Do not have human-like decision-making power.</w:t>
      </w:r>
    </w:p>
    <w:p w14:paraId="69AADB5F" w14:textId="77777777" w:rsidR="00EA321F" w:rsidRPr="00EA321F" w:rsidRDefault="00EA321F" w:rsidP="00EA321F">
      <w:pPr>
        <w:numPr>
          <w:ilvl w:val="0"/>
          <w:numId w:val="5"/>
        </w:numPr>
        <w:spacing w:after="0" w:line="240" w:lineRule="auto"/>
        <w:ind w:left="360"/>
        <w:textAlignment w:val="baseline"/>
        <w:rPr>
          <w:rFonts w:ascii="var(--font-din)" w:eastAsia="Times New Roman" w:hAnsi="var(--font-din)" w:cs="Times New Roman"/>
          <w:sz w:val="26"/>
          <w:szCs w:val="26"/>
        </w:rPr>
      </w:pPr>
      <w:r w:rsidRPr="00EA321F">
        <w:rPr>
          <w:rFonts w:ascii="var(--font-din)" w:eastAsia="Times New Roman" w:hAnsi="var(--font-din)" w:cs="Times New Roman"/>
          <w:sz w:val="26"/>
          <w:szCs w:val="26"/>
        </w:rPr>
        <w:t>Cannot possess human capabilities.</w:t>
      </w:r>
    </w:p>
    <w:p w14:paraId="69AADB60" w14:textId="77777777" w:rsidR="00EA321F" w:rsidRPr="00EA321F" w:rsidRDefault="00EA321F" w:rsidP="00EA321F">
      <w:pPr>
        <w:numPr>
          <w:ilvl w:val="0"/>
          <w:numId w:val="5"/>
        </w:numPr>
        <w:spacing w:after="0" w:line="240" w:lineRule="auto"/>
        <w:ind w:left="360"/>
        <w:textAlignment w:val="baseline"/>
        <w:rPr>
          <w:rFonts w:ascii="var(--font-din)" w:eastAsia="Times New Roman" w:hAnsi="var(--font-din)" w:cs="Times New Roman"/>
          <w:sz w:val="26"/>
          <w:szCs w:val="26"/>
        </w:rPr>
      </w:pPr>
      <w:r w:rsidRPr="00EA321F">
        <w:rPr>
          <w:rFonts w:ascii="var(--font-din)" w:eastAsia="Times New Roman" w:hAnsi="var(--font-din)" w:cs="Times New Roman"/>
          <w:sz w:val="26"/>
          <w:szCs w:val="26"/>
        </w:rPr>
        <w:t>Cannot produce correct result from less amount of knowledge.</w:t>
      </w:r>
    </w:p>
    <w:p w14:paraId="69AADB61" w14:textId="77777777" w:rsidR="00EA321F" w:rsidRPr="00EA321F" w:rsidRDefault="00EA321F" w:rsidP="00EA321F">
      <w:pPr>
        <w:numPr>
          <w:ilvl w:val="0"/>
          <w:numId w:val="5"/>
        </w:numPr>
        <w:spacing w:after="0" w:line="240" w:lineRule="auto"/>
        <w:ind w:left="360"/>
        <w:textAlignment w:val="baseline"/>
        <w:rPr>
          <w:rFonts w:ascii="var(--font-din)" w:eastAsia="Times New Roman" w:hAnsi="var(--font-din)" w:cs="Times New Roman"/>
          <w:sz w:val="26"/>
          <w:szCs w:val="26"/>
        </w:rPr>
      </w:pPr>
      <w:r w:rsidRPr="00EA321F">
        <w:rPr>
          <w:rFonts w:ascii="var(--font-din)" w:eastAsia="Times New Roman" w:hAnsi="var(--font-din)" w:cs="Times New Roman"/>
          <w:sz w:val="26"/>
          <w:szCs w:val="26"/>
        </w:rPr>
        <w:t>Requires excessive training.</w:t>
      </w:r>
    </w:p>
    <w:p w14:paraId="69AADB62" w14:textId="77777777" w:rsidR="00EA321F" w:rsidRPr="00EA321F" w:rsidRDefault="00EA321F" w:rsidP="00EA321F">
      <w:pPr>
        <w:spacing w:after="0" w:line="240" w:lineRule="auto"/>
        <w:textAlignment w:val="baseline"/>
        <w:rPr>
          <w:rFonts w:ascii="var(--font-din)" w:eastAsia="Times New Roman" w:hAnsi="var(--font-din)" w:cs="Times New Roman"/>
          <w:sz w:val="26"/>
          <w:szCs w:val="26"/>
        </w:rPr>
      </w:pPr>
      <w:proofErr w:type="gramStart"/>
      <w:r w:rsidRPr="00EA321F">
        <w:rPr>
          <w:rFonts w:ascii="var(--font-din)" w:eastAsia="Times New Roman" w:hAnsi="var(--font-din)" w:cs="Times New Roman"/>
          <w:b/>
          <w:bCs/>
          <w:sz w:val="26"/>
        </w:rPr>
        <w:t>Advantages :</w:t>
      </w:r>
      <w:proofErr w:type="gramEnd"/>
      <w:r w:rsidRPr="00EA321F">
        <w:rPr>
          <w:rFonts w:ascii="var(--font-din)" w:eastAsia="Times New Roman" w:hAnsi="var(--font-din)" w:cs="Times New Roman"/>
          <w:sz w:val="26"/>
          <w:szCs w:val="26"/>
        </w:rPr>
        <w:t> </w:t>
      </w:r>
    </w:p>
    <w:p w14:paraId="69AADB63" w14:textId="77777777" w:rsidR="00EA321F" w:rsidRPr="00EA321F" w:rsidRDefault="00EA321F" w:rsidP="00EA321F">
      <w:pPr>
        <w:numPr>
          <w:ilvl w:val="0"/>
          <w:numId w:val="6"/>
        </w:numPr>
        <w:spacing w:after="0" w:line="240" w:lineRule="auto"/>
        <w:ind w:left="360"/>
        <w:textAlignment w:val="baseline"/>
        <w:rPr>
          <w:rFonts w:ascii="var(--font-din)" w:eastAsia="Times New Roman" w:hAnsi="var(--font-din)" w:cs="Times New Roman"/>
          <w:sz w:val="26"/>
          <w:szCs w:val="26"/>
        </w:rPr>
      </w:pPr>
      <w:r w:rsidRPr="00EA321F">
        <w:rPr>
          <w:rFonts w:ascii="var(--font-din)" w:eastAsia="Times New Roman" w:hAnsi="var(--font-din)" w:cs="Times New Roman"/>
          <w:sz w:val="26"/>
          <w:szCs w:val="26"/>
        </w:rPr>
        <w:t>Low accessibility cost.</w:t>
      </w:r>
    </w:p>
    <w:p w14:paraId="69AADB64" w14:textId="77777777" w:rsidR="00EA321F" w:rsidRPr="00EA321F" w:rsidRDefault="00EA321F" w:rsidP="00EA321F">
      <w:pPr>
        <w:numPr>
          <w:ilvl w:val="0"/>
          <w:numId w:val="6"/>
        </w:numPr>
        <w:spacing w:after="0" w:line="240" w:lineRule="auto"/>
        <w:ind w:left="360"/>
        <w:textAlignment w:val="baseline"/>
        <w:rPr>
          <w:rFonts w:ascii="var(--font-din)" w:eastAsia="Times New Roman" w:hAnsi="var(--font-din)" w:cs="Times New Roman"/>
          <w:sz w:val="26"/>
          <w:szCs w:val="26"/>
        </w:rPr>
      </w:pPr>
      <w:r w:rsidRPr="00EA321F">
        <w:rPr>
          <w:rFonts w:ascii="var(--font-din)" w:eastAsia="Times New Roman" w:hAnsi="var(--font-din)" w:cs="Times New Roman"/>
          <w:sz w:val="26"/>
          <w:szCs w:val="26"/>
        </w:rPr>
        <w:t>Fast response.</w:t>
      </w:r>
    </w:p>
    <w:p w14:paraId="69AADB65" w14:textId="77777777" w:rsidR="00EA321F" w:rsidRPr="00EA321F" w:rsidRDefault="00EA321F" w:rsidP="00EA321F">
      <w:pPr>
        <w:numPr>
          <w:ilvl w:val="0"/>
          <w:numId w:val="6"/>
        </w:numPr>
        <w:spacing w:after="0" w:line="240" w:lineRule="auto"/>
        <w:ind w:left="360"/>
        <w:textAlignment w:val="baseline"/>
        <w:rPr>
          <w:rFonts w:ascii="var(--font-din)" w:eastAsia="Times New Roman" w:hAnsi="var(--font-din)" w:cs="Times New Roman"/>
          <w:sz w:val="26"/>
          <w:szCs w:val="26"/>
        </w:rPr>
      </w:pPr>
      <w:r w:rsidRPr="00EA321F">
        <w:rPr>
          <w:rFonts w:ascii="var(--font-din)" w:eastAsia="Times New Roman" w:hAnsi="var(--font-din)" w:cs="Times New Roman"/>
          <w:sz w:val="26"/>
          <w:szCs w:val="26"/>
        </w:rPr>
        <w:t>Not affected by emotions, unlike humans.</w:t>
      </w:r>
    </w:p>
    <w:p w14:paraId="69AADB66" w14:textId="77777777" w:rsidR="00EA321F" w:rsidRPr="00EA321F" w:rsidRDefault="00EA321F" w:rsidP="00EA321F">
      <w:pPr>
        <w:numPr>
          <w:ilvl w:val="0"/>
          <w:numId w:val="6"/>
        </w:numPr>
        <w:spacing w:after="0" w:line="240" w:lineRule="auto"/>
        <w:ind w:left="360"/>
        <w:textAlignment w:val="baseline"/>
        <w:rPr>
          <w:rFonts w:ascii="var(--font-din)" w:eastAsia="Times New Roman" w:hAnsi="var(--font-din)" w:cs="Times New Roman"/>
          <w:sz w:val="26"/>
          <w:szCs w:val="26"/>
        </w:rPr>
      </w:pPr>
      <w:r w:rsidRPr="00EA321F">
        <w:rPr>
          <w:rFonts w:ascii="var(--font-din)" w:eastAsia="Times New Roman" w:hAnsi="var(--font-din)" w:cs="Times New Roman"/>
          <w:sz w:val="26"/>
          <w:szCs w:val="26"/>
        </w:rPr>
        <w:t>Low error rate.</w:t>
      </w:r>
    </w:p>
    <w:p w14:paraId="69AADB67" w14:textId="77777777" w:rsidR="00EA321F" w:rsidRPr="00EA321F" w:rsidRDefault="00EA321F" w:rsidP="00EA321F">
      <w:pPr>
        <w:numPr>
          <w:ilvl w:val="0"/>
          <w:numId w:val="6"/>
        </w:numPr>
        <w:spacing w:after="0" w:line="240" w:lineRule="auto"/>
        <w:ind w:left="360"/>
        <w:textAlignment w:val="baseline"/>
        <w:rPr>
          <w:rFonts w:ascii="var(--font-din)" w:eastAsia="Times New Roman" w:hAnsi="var(--font-din)" w:cs="Times New Roman"/>
          <w:sz w:val="26"/>
          <w:szCs w:val="26"/>
        </w:rPr>
      </w:pPr>
      <w:r w:rsidRPr="00EA321F">
        <w:rPr>
          <w:rFonts w:ascii="var(--font-din)" w:eastAsia="Times New Roman" w:hAnsi="var(--font-din)" w:cs="Times New Roman"/>
          <w:sz w:val="26"/>
          <w:szCs w:val="26"/>
        </w:rPr>
        <w:t>Capable of explaining how they reached a solution.</w:t>
      </w:r>
    </w:p>
    <w:p w14:paraId="69AADB68" w14:textId="77777777" w:rsidR="00EA321F" w:rsidRPr="00EA321F" w:rsidRDefault="00EA321F" w:rsidP="00EA321F">
      <w:pPr>
        <w:spacing w:after="0" w:line="240" w:lineRule="auto"/>
        <w:textAlignment w:val="baseline"/>
        <w:rPr>
          <w:rFonts w:ascii="var(--font-din)" w:eastAsia="Times New Roman" w:hAnsi="var(--font-din)" w:cs="Times New Roman"/>
          <w:sz w:val="26"/>
          <w:szCs w:val="26"/>
        </w:rPr>
      </w:pPr>
      <w:proofErr w:type="gramStart"/>
      <w:r w:rsidRPr="00EA321F">
        <w:rPr>
          <w:rFonts w:ascii="var(--font-din)" w:eastAsia="Times New Roman" w:hAnsi="var(--font-din)" w:cs="Times New Roman"/>
          <w:b/>
          <w:bCs/>
          <w:sz w:val="26"/>
        </w:rPr>
        <w:t>Disadvantages :</w:t>
      </w:r>
      <w:proofErr w:type="gramEnd"/>
      <w:r w:rsidRPr="00EA321F">
        <w:rPr>
          <w:rFonts w:ascii="var(--font-din)" w:eastAsia="Times New Roman" w:hAnsi="var(--font-din)" w:cs="Times New Roman"/>
          <w:sz w:val="26"/>
          <w:szCs w:val="26"/>
        </w:rPr>
        <w:t> </w:t>
      </w:r>
    </w:p>
    <w:p w14:paraId="69AADB69" w14:textId="77777777" w:rsidR="00EA321F" w:rsidRPr="00EA321F" w:rsidRDefault="00EA321F" w:rsidP="00EA321F">
      <w:pPr>
        <w:numPr>
          <w:ilvl w:val="0"/>
          <w:numId w:val="7"/>
        </w:numPr>
        <w:spacing w:after="0" w:line="240" w:lineRule="auto"/>
        <w:ind w:left="360"/>
        <w:textAlignment w:val="baseline"/>
        <w:rPr>
          <w:rFonts w:ascii="var(--font-din)" w:eastAsia="Times New Roman" w:hAnsi="var(--font-din)" w:cs="Times New Roman"/>
          <w:sz w:val="26"/>
          <w:szCs w:val="26"/>
        </w:rPr>
      </w:pPr>
      <w:r w:rsidRPr="00EA321F">
        <w:rPr>
          <w:rFonts w:ascii="var(--font-din)" w:eastAsia="Times New Roman" w:hAnsi="var(--font-din)" w:cs="Times New Roman"/>
          <w:sz w:val="26"/>
          <w:szCs w:val="26"/>
        </w:rPr>
        <w:t>The expert system has no emotions.</w:t>
      </w:r>
    </w:p>
    <w:p w14:paraId="69AADB6A" w14:textId="77777777" w:rsidR="00EA321F" w:rsidRPr="00EA321F" w:rsidRDefault="00EA321F" w:rsidP="00EA321F">
      <w:pPr>
        <w:numPr>
          <w:ilvl w:val="0"/>
          <w:numId w:val="7"/>
        </w:numPr>
        <w:spacing w:after="0" w:line="240" w:lineRule="auto"/>
        <w:ind w:left="360"/>
        <w:textAlignment w:val="baseline"/>
        <w:rPr>
          <w:rFonts w:ascii="var(--font-din)" w:eastAsia="Times New Roman" w:hAnsi="var(--font-din)" w:cs="Times New Roman"/>
          <w:sz w:val="26"/>
          <w:szCs w:val="26"/>
        </w:rPr>
      </w:pPr>
      <w:r w:rsidRPr="00EA321F">
        <w:rPr>
          <w:rFonts w:ascii="var(--font-din)" w:eastAsia="Times New Roman" w:hAnsi="var(--font-din)" w:cs="Times New Roman"/>
          <w:sz w:val="26"/>
          <w:szCs w:val="26"/>
        </w:rPr>
        <w:t>Common sense is the main issue of the expert system.</w:t>
      </w:r>
    </w:p>
    <w:p w14:paraId="69AADB6B" w14:textId="77777777" w:rsidR="00EA321F" w:rsidRPr="00EA321F" w:rsidRDefault="00EA321F" w:rsidP="00EA321F">
      <w:pPr>
        <w:numPr>
          <w:ilvl w:val="0"/>
          <w:numId w:val="7"/>
        </w:numPr>
        <w:spacing w:after="0" w:line="240" w:lineRule="auto"/>
        <w:ind w:left="360"/>
        <w:textAlignment w:val="baseline"/>
        <w:rPr>
          <w:rFonts w:ascii="var(--font-din)" w:eastAsia="Times New Roman" w:hAnsi="var(--font-din)" w:cs="Times New Roman"/>
          <w:sz w:val="26"/>
          <w:szCs w:val="26"/>
        </w:rPr>
      </w:pPr>
      <w:r w:rsidRPr="00EA321F">
        <w:rPr>
          <w:rFonts w:ascii="var(--font-din)" w:eastAsia="Times New Roman" w:hAnsi="var(--font-din)" w:cs="Times New Roman"/>
          <w:sz w:val="26"/>
          <w:szCs w:val="26"/>
        </w:rPr>
        <w:lastRenderedPageBreak/>
        <w:t>It is developed for a specific domain.</w:t>
      </w:r>
    </w:p>
    <w:p w14:paraId="69AADB6C" w14:textId="77777777" w:rsidR="00EA321F" w:rsidRPr="00EA321F" w:rsidRDefault="00EA321F" w:rsidP="00EA321F">
      <w:pPr>
        <w:numPr>
          <w:ilvl w:val="0"/>
          <w:numId w:val="7"/>
        </w:numPr>
        <w:spacing w:after="0" w:line="240" w:lineRule="auto"/>
        <w:ind w:left="360"/>
        <w:textAlignment w:val="baseline"/>
        <w:rPr>
          <w:rFonts w:ascii="var(--font-din)" w:eastAsia="Times New Roman" w:hAnsi="var(--font-din)" w:cs="Times New Roman"/>
          <w:sz w:val="26"/>
          <w:szCs w:val="26"/>
        </w:rPr>
      </w:pPr>
      <w:r w:rsidRPr="00EA321F">
        <w:rPr>
          <w:rFonts w:ascii="var(--font-din)" w:eastAsia="Times New Roman" w:hAnsi="var(--font-din)" w:cs="Times New Roman"/>
          <w:sz w:val="26"/>
          <w:szCs w:val="26"/>
        </w:rPr>
        <w:t>It needs to be updated manually. It does not learn itself.</w:t>
      </w:r>
    </w:p>
    <w:p w14:paraId="69AADB6D" w14:textId="77777777" w:rsidR="00EA321F" w:rsidRPr="00EA321F" w:rsidRDefault="00EA321F" w:rsidP="00EA321F">
      <w:pPr>
        <w:numPr>
          <w:ilvl w:val="0"/>
          <w:numId w:val="7"/>
        </w:numPr>
        <w:spacing w:after="0" w:line="240" w:lineRule="auto"/>
        <w:ind w:left="360"/>
        <w:textAlignment w:val="baseline"/>
        <w:rPr>
          <w:rFonts w:ascii="var(--font-din)" w:eastAsia="Times New Roman" w:hAnsi="var(--font-din)" w:cs="Times New Roman"/>
          <w:sz w:val="26"/>
          <w:szCs w:val="26"/>
        </w:rPr>
      </w:pPr>
      <w:r w:rsidRPr="00EA321F">
        <w:rPr>
          <w:rFonts w:ascii="var(--font-din)" w:eastAsia="Times New Roman" w:hAnsi="var(--font-din)" w:cs="Times New Roman"/>
          <w:sz w:val="26"/>
          <w:szCs w:val="26"/>
        </w:rPr>
        <w:t>Not capable to explain the logic behind the decision.</w:t>
      </w:r>
    </w:p>
    <w:p w14:paraId="69AADB6E" w14:textId="77777777" w:rsidR="00EA321F" w:rsidRPr="00EA321F" w:rsidRDefault="00000000" w:rsidP="00EA321F">
      <w:pPr>
        <w:spacing w:after="120" w:line="240" w:lineRule="auto"/>
        <w:textAlignment w:val="baseline"/>
        <w:rPr>
          <w:rFonts w:ascii="var(--font-din)" w:eastAsia="Times New Roman" w:hAnsi="var(--font-din)" w:cs="Times New Roman"/>
          <w:sz w:val="24"/>
          <w:szCs w:val="24"/>
        </w:rPr>
      </w:pPr>
      <w:hyperlink r:id="rId11" w:tgtFrame="_blank" w:history="1">
        <w:r>
          <w:rPr>
            <w:rFonts w:ascii="var(--font-din)" w:eastAsia="Times New Roman" w:hAnsi="var(--font-din)" w:cs="Times New Roman"/>
            <w:b/>
            <w:bCs/>
            <w:color w:val="0000FF"/>
            <w:sz w:val="24"/>
            <w:szCs w:val="24"/>
            <w:bdr w:val="none" w:sz="0" w:space="0" w:color="auto" w:frame="1"/>
          </w:rPr>
          <w:pict w14:anchorId="69AADC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href="https://practice.geeksforgeeks.org/courses/geeks-classes-live?utm_source=gfg&amp;utm_medium=in-article&amp;utm_campaign=DSA-LIVE" target="&quot;_blank&quot;" style="width:23.6pt;height:23.6pt" o:button="t"/>
          </w:pict>
        </w:r>
      </w:hyperlink>
    </w:p>
    <w:p w14:paraId="69AADB6F" w14:textId="77777777" w:rsidR="00EA321F" w:rsidRPr="00EA321F" w:rsidRDefault="00EA321F" w:rsidP="00EA321F">
      <w:pPr>
        <w:shd w:val="clear" w:color="auto" w:fill="FFFFFF"/>
        <w:spacing w:after="0" w:line="240" w:lineRule="auto"/>
        <w:textAlignment w:val="baseline"/>
        <w:rPr>
          <w:rFonts w:ascii="Arial" w:eastAsia="Times New Roman" w:hAnsi="Arial" w:cs="Arial"/>
          <w:sz w:val="16"/>
          <w:szCs w:val="16"/>
        </w:rPr>
      </w:pPr>
    </w:p>
    <w:p w14:paraId="69AADB70" w14:textId="77777777" w:rsidR="00155AE9" w:rsidRPr="003F73C2" w:rsidRDefault="00EA321F">
      <w:pPr>
        <w:rPr>
          <w:b/>
          <w:sz w:val="32"/>
          <w:szCs w:val="32"/>
        </w:rPr>
      </w:pPr>
      <w:r w:rsidRPr="003F73C2">
        <w:rPr>
          <w:b/>
          <w:sz w:val="32"/>
          <w:szCs w:val="32"/>
        </w:rPr>
        <w:t>TYPES OF EXPERT SYSTEMS:</w:t>
      </w:r>
    </w:p>
    <w:p w14:paraId="69AADB71" w14:textId="77777777" w:rsidR="00EA321F" w:rsidRDefault="00EA321F">
      <w:pPr>
        <w:rPr>
          <w:rStyle w:val="hgkelc"/>
          <w:rFonts w:ascii="Arial" w:hAnsi="Arial" w:cs="Arial"/>
          <w:color w:val="202124"/>
          <w:shd w:val="clear" w:color="auto" w:fill="FFFFFF"/>
        </w:rPr>
      </w:pPr>
      <w:r>
        <w:rPr>
          <w:rStyle w:val="hgkelc"/>
          <w:rFonts w:ascii="Arial" w:hAnsi="Arial" w:cs="Arial"/>
          <w:color w:val="202124"/>
          <w:shd w:val="clear" w:color="auto" w:fill="FFFFFF"/>
        </w:rPr>
        <w:t>There are five basic types of expert systems. These include a</w:t>
      </w:r>
    </w:p>
    <w:p w14:paraId="69AADB72" w14:textId="77777777" w:rsidR="00EA321F" w:rsidRDefault="00584FF0">
      <w:pPr>
        <w:rPr>
          <w:rStyle w:val="hgkelc"/>
          <w:rFonts w:ascii="Arial" w:hAnsi="Arial" w:cs="Arial"/>
          <w:b/>
          <w:bCs/>
          <w:color w:val="202124"/>
          <w:shd w:val="clear" w:color="auto" w:fill="FFFFFF"/>
        </w:rPr>
      </w:pPr>
      <w:r>
        <w:rPr>
          <w:rStyle w:val="hgkelc"/>
          <w:rFonts w:ascii="Arial" w:hAnsi="Arial" w:cs="Arial"/>
          <w:color w:val="202124"/>
          <w:shd w:val="clear" w:color="auto" w:fill="FFFFFF"/>
        </w:rPr>
        <w:t>1.</w:t>
      </w:r>
      <w:r w:rsidR="00EA321F">
        <w:rPr>
          <w:rStyle w:val="hgkelc"/>
          <w:rFonts w:ascii="Arial" w:hAnsi="Arial" w:cs="Arial"/>
          <w:color w:val="202124"/>
          <w:shd w:val="clear" w:color="auto" w:fill="FFFFFF"/>
        </w:rPr>
        <w:t> </w:t>
      </w:r>
      <w:r w:rsidR="00EA321F">
        <w:rPr>
          <w:rStyle w:val="hgkelc"/>
          <w:rFonts w:ascii="Arial" w:hAnsi="Arial" w:cs="Arial"/>
          <w:b/>
          <w:bCs/>
          <w:color w:val="202124"/>
          <w:shd w:val="clear" w:color="auto" w:fill="FFFFFF"/>
        </w:rPr>
        <w:t xml:space="preserve">rule-based expert system </w:t>
      </w:r>
      <w:r w:rsidR="00EA321F">
        <w:rPr>
          <w:rFonts w:ascii="Montserrat" w:hAnsi="Montserrat"/>
          <w:color w:val="404040"/>
        </w:rPr>
        <w:t>is a straightforward one where knowledge is represented as a set of rules.</w:t>
      </w:r>
      <w:r w:rsidR="00EA321F">
        <w:rPr>
          <w:rStyle w:val="hgkelc"/>
          <w:rFonts w:ascii="Arial" w:hAnsi="Arial" w:cs="Arial"/>
          <w:b/>
          <w:bCs/>
          <w:color w:val="202124"/>
          <w:shd w:val="clear" w:color="auto" w:fill="FFFFFF"/>
        </w:rPr>
        <w:t xml:space="preserve"> </w:t>
      </w:r>
    </w:p>
    <w:p w14:paraId="69AADB73" w14:textId="334A2635" w:rsidR="00EA321F" w:rsidRDefault="00584FF0">
      <w:pPr>
        <w:rPr>
          <w:rFonts w:ascii="Montserrat" w:hAnsi="Montserrat"/>
          <w:color w:val="404040"/>
        </w:rPr>
      </w:pPr>
      <w:r>
        <w:rPr>
          <w:rStyle w:val="hgkelc"/>
          <w:rFonts w:ascii="Arial" w:hAnsi="Arial" w:cs="Arial"/>
          <w:b/>
          <w:bCs/>
          <w:color w:val="202124"/>
          <w:shd w:val="clear" w:color="auto" w:fill="FFFFFF"/>
        </w:rPr>
        <w:t xml:space="preserve">2. </w:t>
      </w:r>
      <w:r w:rsidR="00EA321F">
        <w:rPr>
          <w:rStyle w:val="hgkelc"/>
          <w:rFonts w:ascii="Arial" w:hAnsi="Arial" w:cs="Arial"/>
          <w:b/>
          <w:bCs/>
          <w:color w:val="202124"/>
          <w:shd w:val="clear" w:color="auto" w:fill="FFFFFF"/>
        </w:rPr>
        <w:t>frame-based expert system</w:t>
      </w:r>
      <w:r w:rsidR="00AA4CBC">
        <w:rPr>
          <w:rStyle w:val="hgkelc"/>
          <w:rFonts w:ascii="Arial" w:hAnsi="Arial" w:cs="Arial"/>
          <w:b/>
          <w:bCs/>
          <w:color w:val="202124"/>
          <w:shd w:val="clear" w:color="auto" w:fill="FFFFFF"/>
        </w:rPr>
        <w:t xml:space="preserve"> </w:t>
      </w:r>
      <w:r w:rsidR="00EA321F">
        <w:rPr>
          <w:rFonts w:ascii="Montserrat" w:hAnsi="Montserrat"/>
          <w:color w:val="404040"/>
        </w:rPr>
        <w:t>frames are used to capture and represent knowledge. </w:t>
      </w:r>
    </w:p>
    <w:p w14:paraId="69AADB74" w14:textId="77777777" w:rsidR="007C4982" w:rsidRDefault="007C4982">
      <w:r>
        <w:t xml:space="preserve">The concept of a frame is defined by a collection of slots. </w:t>
      </w:r>
    </w:p>
    <w:p w14:paraId="69AADB75" w14:textId="77777777" w:rsidR="007C4982" w:rsidRDefault="007C4982">
      <w:r>
        <w:t xml:space="preserve">Each slot describes a particular attribute or operation of the frame. </w:t>
      </w:r>
    </w:p>
    <w:p w14:paraId="69AADB76" w14:textId="5B529402" w:rsidR="007C4982" w:rsidRDefault="007C4982">
      <w:pPr>
        <w:rPr>
          <w:rStyle w:val="hgkelc"/>
          <w:rFonts w:ascii="Arial" w:hAnsi="Arial" w:cs="Arial"/>
          <w:b/>
          <w:bCs/>
          <w:color w:val="202124"/>
          <w:shd w:val="clear" w:color="auto" w:fill="FFFFFF"/>
        </w:rPr>
      </w:pPr>
      <w:r>
        <w:rPr>
          <w:rFonts w:ascii="Calibri" w:hAnsi="Calibri" w:cs="Calibri"/>
        </w:rPr>
        <w:t xml:space="preserve"> Slots are used to </w:t>
      </w:r>
      <w:r>
        <w:t>store values. A slot may contain a set of default value</w:t>
      </w:r>
      <w:r w:rsidR="0054787F">
        <w:t>s</w:t>
      </w:r>
      <w:r>
        <w:t xml:space="preserve"> or a pointer to another </w:t>
      </w:r>
      <w:proofErr w:type="spellStart"/>
      <w:proofErr w:type="gramStart"/>
      <w:r>
        <w:t>frame,a</w:t>
      </w:r>
      <w:proofErr w:type="spellEnd"/>
      <w:proofErr w:type="gramEnd"/>
      <w:r>
        <w:t xml:space="preserve"> set of rules or procedure by which the slot value is obtained. </w:t>
      </w:r>
    </w:p>
    <w:p w14:paraId="69AADB77" w14:textId="77777777" w:rsidR="00EA321F" w:rsidRDefault="00584FF0">
      <w:pPr>
        <w:rPr>
          <w:rStyle w:val="hgkelc"/>
          <w:rFonts w:ascii="Arial" w:hAnsi="Arial" w:cs="Arial"/>
          <w:b/>
          <w:bCs/>
          <w:color w:val="202124"/>
          <w:shd w:val="clear" w:color="auto" w:fill="FFFFFF"/>
        </w:rPr>
      </w:pPr>
      <w:r>
        <w:rPr>
          <w:rStyle w:val="jpfdse"/>
          <w:rFonts w:ascii="Arial" w:hAnsi="Arial" w:cs="Arial"/>
          <w:b/>
          <w:bCs/>
          <w:color w:val="202124"/>
          <w:shd w:val="clear" w:color="auto" w:fill="FFFFFF"/>
        </w:rPr>
        <w:t xml:space="preserve">3. </w:t>
      </w:r>
      <w:r w:rsidR="00EA321F">
        <w:rPr>
          <w:rStyle w:val="jpfdse"/>
          <w:rFonts w:ascii="Arial" w:hAnsi="Arial" w:cs="Arial"/>
          <w:b/>
          <w:bCs/>
          <w:color w:val="202124"/>
          <w:shd w:val="clear" w:color="auto" w:fill="FFFFFF"/>
        </w:rPr>
        <w:t>fuzzy</w:t>
      </w:r>
      <w:r w:rsidR="00EA321F">
        <w:rPr>
          <w:rStyle w:val="hgkelc"/>
          <w:rFonts w:ascii="Arial" w:hAnsi="Arial" w:cs="Arial"/>
          <w:b/>
          <w:bCs/>
          <w:color w:val="202124"/>
          <w:shd w:val="clear" w:color="auto" w:fill="FFFFFF"/>
        </w:rPr>
        <w:t xml:space="preserve"> expert system </w:t>
      </w:r>
      <w:r w:rsidR="00EA321F">
        <w:rPr>
          <w:rFonts w:ascii="Montserrat" w:hAnsi="Montserrat"/>
          <w:color w:val="404040"/>
        </w:rPr>
        <w:t>are also called multi-valued logic and differentiate between members of the class from non-members in problem-solving.</w:t>
      </w:r>
    </w:p>
    <w:p w14:paraId="69AADB78" w14:textId="77777777" w:rsidR="00EA321F" w:rsidRDefault="00584FF0">
      <w:pPr>
        <w:rPr>
          <w:rStyle w:val="hgkelc"/>
          <w:rFonts w:ascii="Arial" w:hAnsi="Arial" w:cs="Arial"/>
          <w:b/>
          <w:bCs/>
          <w:color w:val="202124"/>
          <w:shd w:val="clear" w:color="auto" w:fill="FFFFFF"/>
        </w:rPr>
      </w:pPr>
      <w:r>
        <w:rPr>
          <w:rStyle w:val="hgkelc"/>
          <w:rFonts w:ascii="Arial" w:hAnsi="Arial" w:cs="Arial"/>
          <w:b/>
          <w:bCs/>
          <w:color w:val="202124"/>
          <w:shd w:val="clear" w:color="auto" w:fill="FFFFFF"/>
        </w:rPr>
        <w:t xml:space="preserve">4. </w:t>
      </w:r>
      <w:r w:rsidR="00EA321F">
        <w:rPr>
          <w:rStyle w:val="hgkelc"/>
          <w:rFonts w:ascii="Arial" w:hAnsi="Arial" w:cs="Arial"/>
          <w:b/>
          <w:bCs/>
          <w:color w:val="202124"/>
          <w:shd w:val="clear" w:color="auto" w:fill="FFFFFF"/>
        </w:rPr>
        <w:t xml:space="preserve">neural expert system </w:t>
      </w:r>
      <w:r w:rsidR="00EA321F">
        <w:rPr>
          <w:rFonts w:ascii="Montserrat" w:hAnsi="Montserrat"/>
          <w:color w:val="404040"/>
        </w:rPr>
        <w:t>replaces a traditional knowledge base with neural knowledge, storing it as weights in neurons. </w:t>
      </w:r>
      <w:r w:rsidR="00EA321F">
        <w:rPr>
          <w:rStyle w:val="hgkelc"/>
          <w:rFonts w:ascii="Arial" w:hAnsi="Arial" w:cs="Arial"/>
          <w:b/>
          <w:bCs/>
          <w:color w:val="202124"/>
          <w:shd w:val="clear" w:color="auto" w:fill="FFFFFF"/>
        </w:rPr>
        <w:t xml:space="preserve"> </w:t>
      </w:r>
    </w:p>
    <w:p w14:paraId="69AADB79" w14:textId="77777777" w:rsidR="003F73C2" w:rsidRDefault="003F73C2">
      <w:pPr>
        <w:rPr>
          <w:rStyle w:val="hgkelc"/>
          <w:rFonts w:ascii="Arial" w:hAnsi="Arial" w:cs="Arial"/>
          <w:bCs/>
          <w:color w:val="202124"/>
          <w:shd w:val="clear" w:color="auto" w:fill="FFFFFF"/>
        </w:rPr>
      </w:pPr>
      <w:r w:rsidRPr="003F73C2">
        <w:rPr>
          <w:rStyle w:val="hgkelc"/>
          <w:rFonts w:ascii="Arial" w:hAnsi="Arial" w:cs="Arial"/>
          <w:bCs/>
          <w:color w:val="202124"/>
          <w:shd w:val="clear" w:color="auto" w:fill="FFFFFF"/>
        </w:rPr>
        <w:t>Neural expert systems are expert systems that have neural networks for their knowledge bases. The most important features of these systems are the learning algorithm that allows us to generate a knowledge base automatically from training examples, and the ability to handle partial and noisy data</w:t>
      </w:r>
    </w:p>
    <w:p w14:paraId="69AADB7A" w14:textId="77777777" w:rsidR="003F73C2" w:rsidRPr="003F73C2" w:rsidRDefault="003F73C2">
      <w:pPr>
        <w:rPr>
          <w:rStyle w:val="hgkelc"/>
          <w:rFonts w:ascii="Arial" w:hAnsi="Arial" w:cs="Arial"/>
          <w:bCs/>
          <w:color w:val="202124"/>
          <w:shd w:val="clear" w:color="auto" w:fill="FFFFFF"/>
        </w:rPr>
      </w:pPr>
      <w:r>
        <w:rPr>
          <w:rFonts w:ascii="Arial" w:hAnsi="Arial" w:cs="Arial"/>
          <w:bCs/>
          <w:noProof/>
          <w:color w:val="202124"/>
          <w:shd w:val="clear" w:color="auto" w:fill="FFFFFF"/>
        </w:rPr>
        <w:lastRenderedPageBreak/>
        <w:drawing>
          <wp:inline distT="0" distB="0" distL="0" distR="0" wp14:anchorId="69AADC66" wp14:editId="69AADC67">
            <wp:extent cx="5941633" cy="2657475"/>
            <wp:effectExtent l="19050" t="0" r="1967" b="0"/>
            <wp:docPr id="17" name="Picture 17" descr="C:\Users\user\Pictures\Screenshots\Screenshot (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Pictures\Screenshots\Screenshot (331).png"/>
                    <pic:cNvPicPr>
                      <a:picLocks noChangeAspect="1" noChangeArrowheads="1"/>
                    </pic:cNvPicPr>
                  </pic:nvPicPr>
                  <pic:blipFill>
                    <a:blip r:embed="rId12"/>
                    <a:srcRect/>
                    <a:stretch>
                      <a:fillRect/>
                    </a:stretch>
                  </pic:blipFill>
                  <pic:spPr bwMode="auto">
                    <a:xfrm>
                      <a:off x="0" y="0"/>
                      <a:ext cx="5943600" cy="2658355"/>
                    </a:xfrm>
                    <a:prstGeom prst="rect">
                      <a:avLst/>
                    </a:prstGeom>
                    <a:noFill/>
                    <a:ln w="9525">
                      <a:noFill/>
                      <a:miter lim="800000"/>
                      <a:headEnd/>
                      <a:tailEnd/>
                    </a:ln>
                  </pic:spPr>
                </pic:pic>
              </a:graphicData>
            </a:graphic>
          </wp:inline>
        </w:drawing>
      </w:r>
    </w:p>
    <w:p w14:paraId="69AADB7B" w14:textId="77777777" w:rsidR="00EA321F" w:rsidRDefault="00584FF0">
      <w:pPr>
        <w:rPr>
          <w:rFonts w:ascii="Montserrat" w:hAnsi="Montserrat"/>
          <w:color w:val="404040"/>
        </w:rPr>
      </w:pPr>
      <w:r>
        <w:rPr>
          <w:rStyle w:val="hgkelc"/>
          <w:rFonts w:ascii="Arial" w:hAnsi="Arial" w:cs="Arial"/>
          <w:b/>
          <w:bCs/>
          <w:color w:val="202124"/>
          <w:shd w:val="clear" w:color="auto" w:fill="FFFFFF"/>
        </w:rPr>
        <w:t xml:space="preserve">5. </w:t>
      </w:r>
      <w:r w:rsidR="00EA321F">
        <w:rPr>
          <w:rStyle w:val="hgkelc"/>
          <w:rFonts w:ascii="Arial" w:hAnsi="Arial" w:cs="Arial"/>
          <w:b/>
          <w:bCs/>
          <w:color w:val="202124"/>
          <w:shd w:val="clear" w:color="auto" w:fill="FFFFFF"/>
        </w:rPr>
        <w:t xml:space="preserve">neuro-fuzzy expert system </w:t>
      </w:r>
      <w:r w:rsidR="00EA321F">
        <w:rPr>
          <w:rFonts w:ascii="Montserrat" w:hAnsi="Montserrat"/>
          <w:color w:val="404040"/>
        </w:rPr>
        <w:t>combines parallel computation and learning abilities with knowledge representation and explanation abilities.</w:t>
      </w:r>
    </w:p>
    <w:p w14:paraId="69AADB7C" w14:textId="77777777" w:rsidR="00B90073" w:rsidRDefault="00B90073">
      <w:pPr>
        <w:rPr>
          <w:rStyle w:val="hgkelc"/>
          <w:rFonts w:ascii="Arial" w:hAnsi="Arial" w:cs="Arial"/>
          <w:b/>
          <w:bCs/>
          <w:color w:val="202124"/>
          <w:shd w:val="clear" w:color="auto" w:fill="FFFFFF"/>
        </w:rPr>
      </w:pPr>
      <w:r>
        <w:rPr>
          <w:rFonts w:ascii="Montserrat" w:hAnsi="Montserrat"/>
          <w:color w:val="404040"/>
        </w:rPr>
        <w:t xml:space="preserve">                       </w:t>
      </w:r>
      <w:r>
        <w:rPr>
          <w:rStyle w:val="hgkelc"/>
          <w:rFonts w:ascii="Arial" w:hAnsi="Arial" w:cs="Arial"/>
          <w:b/>
          <w:bCs/>
          <w:color w:val="202124"/>
          <w:shd w:val="clear" w:color="auto" w:fill="FFFFFF"/>
        </w:rPr>
        <w:t>neuro-fuzzy expert system = NEURAL NETWORK + FUZZY SYSTEMS</w:t>
      </w:r>
    </w:p>
    <w:p w14:paraId="69AADB7D" w14:textId="77777777" w:rsidR="00B90073" w:rsidRPr="00B90073" w:rsidRDefault="00B90073" w:rsidP="00B90073">
      <w:pPr>
        <w:rPr>
          <w:rFonts w:ascii="Montserrat" w:hAnsi="Montserrat"/>
          <w:color w:val="404040"/>
        </w:rPr>
      </w:pPr>
      <w:r w:rsidRPr="00B90073">
        <w:rPr>
          <w:rFonts w:ascii="Montserrat" w:hAnsi="Montserrat"/>
          <w:color w:val="404040"/>
        </w:rPr>
        <w:t>A neuro-fuzzy system is based on a fuzzy system which is trained by a learning algorithm derived from neural network theory. The (heuristical) learning procedure operates on local information, and causes only local modifications in the underlying fuzzy system.</w:t>
      </w:r>
    </w:p>
    <w:p w14:paraId="69AADB7E" w14:textId="77777777" w:rsidR="00B90073" w:rsidRDefault="00B90073" w:rsidP="00B90073">
      <w:pPr>
        <w:rPr>
          <w:rFonts w:ascii="Montserrat" w:hAnsi="Montserrat"/>
          <w:color w:val="404040"/>
        </w:rPr>
      </w:pPr>
      <w:r w:rsidRPr="00B90073">
        <w:rPr>
          <w:rFonts w:ascii="Montserrat" w:hAnsi="Montserrat"/>
          <w:color w:val="404040"/>
        </w:rPr>
        <w:tab/>
        <w:t>A neuro-fuzzy system can be viewed as a 3-layer feed</w:t>
      </w:r>
      <w:r>
        <w:rPr>
          <w:rFonts w:ascii="Montserrat" w:hAnsi="Montserrat"/>
          <w:color w:val="404040"/>
        </w:rPr>
        <w:t xml:space="preserve"> </w:t>
      </w:r>
      <w:r w:rsidRPr="00B90073">
        <w:rPr>
          <w:rFonts w:ascii="Montserrat" w:hAnsi="Montserrat"/>
          <w:color w:val="404040"/>
        </w:rPr>
        <w:t>forward neural network. The first layer represents input variables, the middle (hidden) layer represents fuzzy rules and the third layer represents output variables. Fuzzy sets are encoded as (fuzzy) connection weights. It is not necessary to represent a fuzzy system like this to apply a learning algorithm to it. However, it can be convenient, because it represents the data flow of input processing and learning within the model.</w:t>
      </w:r>
    </w:p>
    <w:p w14:paraId="69AADB7F" w14:textId="77777777" w:rsidR="00B90073" w:rsidRDefault="00B90073" w:rsidP="00B90073">
      <w:pPr>
        <w:rPr>
          <w:rFonts w:ascii="Montserrat" w:hAnsi="Montserrat"/>
          <w:color w:val="404040"/>
        </w:rPr>
      </w:pPr>
      <w:r>
        <w:rPr>
          <w:rFonts w:ascii="Montserrat" w:hAnsi="Montserrat"/>
          <w:noProof/>
          <w:color w:val="404040"/>
        </w:rPr>
        <w:drawing>
          <wp:inline distT="0" distB="0" distL="0" distR="0" wp14:anchorId="69AADC68" wp14:editId="69AADC69">
            <wp:extent cx="5019675" cy="1819275"/>
            <wp:effectExtent l="19050" t="0" r="9525" b="0"/>
            <wp:docPr id="16" name="Picture 16" descr="C:\Users\user\Pictures\Screenshots\Screenshot (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Pictures\Screenshots\Screenshot (329).png"/>
                    <pic:cNvPicPr>
                      <a:picLocks noChangeAspect="1" noChangeArrowheads="1"/>
                    </pic:cNvPicPr>
                  </pic:nvPicPr>
                  <pic:blipFill>
                    <a:blip r:embed="rId13"/>
                    <a:srcRect/>
                    <a:stretch>
                      <a:fillRect/>
                    </a:stretch>
                  </pic:blipFill>
                  <pic:spPr bwMode="auto">
                    <a:xfrm>
                      <a:off x="0" y="0"/>
                      <a:ext cx="5019675" cy="1819275"/>
                    </a:xfrm>
                    <a:prstGeom prst="rect">
                      <a:avLst/>
                    </a:prstGeom>
                    <a:noFill/>
                    <a:ln w="9525">
                      <a:noFill/>
                      <a:miter lim="800000"/>
                      <a:headEnd/>
                      <a:tailEnd/>
                    </a:ln>
                  </pic:spPr>
                </pic:pic>
              </a:graphicData>
            </a:graphic>
          </wp:inline>
        </w:drawing>
      </w:r>
    </w:p>
    <w:p w14:paraId="69AADB80" w14:textId="77777777" w:rsidR="00B90073" w:rsidRDefault="00B90073">
      <w:pPr>
        <w:rPr>
          <w:rFonts w:ascii="Montserrat" w:hAnsi="Montserrat"/>
          <w:color w:val="404040"/>
        </w:rPr>
      </w:pPr>
      <w:r>
        <w:rPr>
          <w:rFonts w:ascii="Montserrat" w:hAnsi="Montserrat"/>
          <w:color w:val="404040"/>
        </w:rPr>
        <w:t xml:space="preserve">      </w:t>
      </w:r>
    </w:p>
    <w:p w14:paraId="69AADB81" w14:textId="77777777" w:rsidR="00584FF0" w:rsidRDefault="00584FF0">
      <w:pPr>
        <w:rPr>
          <w:rStyle w:val="hgkelc"/>
          <w:rFonts w:ascii="Arial" w:hAnsi="Arial" w:cs="Arial"/>
          <w:b/>
          <w:bCs/>
          <w:color w:val="202124"/>
          <w:shd w:val="clear" w:color="auto" w:fill="FFFFFF"/>
        </w:rPr>
      </w:pPr>
    </w:p>
    <w:p w14:paraId="69AADB82" w14:textId="77777777" w:rsidR="00584FF0" w:rsidRPr="00292C3A" w:rsidRDefault="00584FF0" w:rsidP="00584FF0">
      <w:pPr>
        <w:pStyle w:val="ListParagraph"/>
        <w:numPr>
          <w:ilvl w:val="1"/>
          <w:numId w:val="7"/>
        </w:numPr>
        <w:rPr>
          <w:rStyle w:val="hgkelc"/>
          <w:rFonts w:ascii="Montserrat" w:hAnsi="Montserrat"/>
          <w:color w:val="404040"/>
        </w:rPr>
      </w:pPr>
      <w:r w:rsidRPr="00584FF0">
        <w:rPr>
          <w:rStyle w:val="hgkelc"/>
          <w:rFonts w:ascii="Arial" w:hAnsi="Arial" w:cs="Arial"/>
          <w:b/>
          <w:bCs/>
          <w:color w:val="202124"/>
          <w:shd w:val="clear" w:color="auto" w:fill="FFFFFF"/>
        </w:rPr>
        <w:t>rule-based expert system</w:t>
      </w:r>
    </w:p>
    <w:p w14:paraId="69AADB83" w14:textId="77777777" w:rsidR="00292C3A" w:rsidRDefault="00292C3A" w:rsidP="00292C3A">
      <w:pPr>
        <w:rPr>
          <w:rStyle w:val="hgkelc"/>
          <w:rFonts w:ascii="Arial" w:hAnsi="Arial" w:cs="Arial"/>
          <w:b/>
          <w:bCs/>
          <w:color w:val="202124"/>
          <w:shd w:val="clear" w:color="auto" w:fill="FFFFFF"/>
        </w:rPr>
      </w:pPr>
      <w:r>
        <w:rPr>
          <w:rFonts w:ascii="Montserrat" w:hAnsi="Montserrat"/>
          <w:color w:val="404040"/>
        </w:rPr>
        <w:t xml:space="preserve">          It is a straightforward one where knowledge is represented as a set of rules.</w:t>
      </w:r>
      <w:r>
        <w:rPr>
          <w:rStyle w:val="hgkelc"/>
          <w:rFonts w:ascii="Arial" w:hAnsi="Arial" w:cs="Arial"/>
          <w:b/>
          <w:bCs/>
          <w:color w:val="202124"/>
          <w:shd w:val="clear" w:color="auto" w:fill="FFFFFF"/>
        </w:rPr>
        <w:t xml:space="preserve"> </w:t>
      </w:r>
    </w:p>
    <w:p w14:paraId="69AADB84" w14:textId="77777777" w:rsidR="00584FF0" w:rsidRDefault="00584FF0" w:rsidP="00292C3A">
      <w:pPr>
        <w:numPr>
          <w:ilvl w:val="0"/>
          <w:numId w:val="12"/>
        </w:numPr>
        <w:spacing w:after="0"/>
      </w:pPr>
      <w:r w:rsidRPr="00584FF0">
        <w:t>The production rules are stored in the long-term memory and the problem-specific information or facts in the short-term memory.</w:t>
      </w:r>
    </w:p>
    <w:p w14:paraId="69AADB85" w14:textId="77777777" w:rsidR="00292C3A" w:rsidRDefault="00292C3A" w:rsidP="00292C3A">
      <w:pPr>
        <w:spacing w:after="0"/>
        <w:ind w:left="720"/>
      </w:pPr>
      <w:r>
        <w:t>EXAMPLE:</w:t>
      </w:r>
    </w:p>
    <w:p w14:paraId="69AADB86" w14:textId="77777777" w:rsidR="00292C3A" w:rsidRDefault="00292C3A" w:rsidP="00292C3A">
      <w:pPr>
        <w:spacing w:after="0"/>
        <w:ind w:left="720"/>
        <w:rPr>
          <w:b/>
        </w:rPr>
      </w:pPr>
      <w:r w:rsidRPr="00292C3A">
        <w:rPr>
          <w:b/>
        </w:rPr>
        <w:t>Recognition of an animal</w:t>
      </w:r>
      <w:r>
        <w:rPr>
          <w:b/>
        </w:rPr>
        <w:t>:</w:t>
      </w:r>
    </w:p>
    <w:p w14:paraId="69AADB87" w14:textId="77777777" w:rsidR="00292C3A" w:rsidRDefault="00292C3A" w:rsidP="00292C3A">
      <w:pPr>
        <w:spacing w:after="0"/>
        <w:ind w:left="720"/>
        <w:rPr>
          <w:b/>
        </w:rPr>
      </w:pPr>
    </w:p>
    <w:p w14:paraId="69AADB88" w14:textId="77777777" w:rsidR="006F1E2F" w:rsidRDefault="006F1E2F" w:rsidP="00292C3A">
      <w:pPr>
        <w:spacing w:after="0"/>
        <w:ind w:left="720"/>
        <w:rPr>
          <w:b/>
        </w:rPr>
      </w:pPr>
    </w:p>
    <w:p w14:paraId="69AADB89" w14:textId="77777777" w:rsidR="006F7222" w:rsidRDefault="00000000" w:rsidP="00292C3A">
      <w:pPr>
        <w:spacing w:after="0"/>
        <w:ind w:left="720"/>
        <w:rPr>
          <w:b/>
        </w:rPr>
      </w:pPr>
      <w:r>
        <w:rPr>
          <w:b/>
          <w:noProof/>
        </w:rPr>
        <w:pict w14:anchorId="69AADC6A">
          <v:shapetype id="_x0000_t135" coordsize="21600,21600" o:spt="135" path="m10800,qx21600,10800,10800,21600l,21600,,xe">
            <v:stroke joinstyle="miter"/>
            <v:path gradientshapeok="t" o:connecttype="rect" textboxrect="0,3163,18437,18437"/>
          </v:shapetype>
          <v:shape id="_x0000_s1038" type="#_x0000_t135" style="position:absolute;left:0;text-align:left;margin-left:363.75pt;margin-top:13.3pt;width:16.5pt;height:44.95pt;z-index:251667456"/>
        </w:pict>
      </w:r>
      <w:r>
        <w:rPr>
          <w:b/>
          <w:noProof/>
        </w:rPr>
        <w:pict w14:anchorId="69AADC6B">
          <v:shape id="_x0000_s1035" type="#_x0000_t135" style="position:absolute;left:0;text-align:left;margin-left:246.75pt;margin-top:8.05pt;width:16.5pt;height:44.95pt;z-index:251664384"/>
        </w:pict>
      </w:r>
      <w:r>
        <w:rPr>
          <w:b/>
          <w:noProof/>
        </w:rPr>
        <w:pict w14:anchorId="69AADC6C">
          <v:shapetype id="_x0000_t32" coordsize="21600,21600" o:spt="32" o:oned="t" path="m,l21600,21600e" filled="f">
            <v:path arrowok="t" fillok="f" o:connecttype="none"/>
            <o:lock v:ext="edit" shapetype="t"/>
          </v:shapetype>
          <v:shape id="_x0000_s1032" type="#_x0000_t32" style="position:absolute;left:0;text-align:left;margin-left:263.25pt;margin-top:8.05pt;width:0;height:44.95pt;z-index:251663360" o:connectortype="straight"/>
        </w:pict>
      </w:r>
      <w:r>
        <w:rPr>
          <w:b/>
          <w:noProof/>
        </w:rPr>
        <w:pict w14:anchorId="69AADC6D">
          <v:shape id="_x0000_s1027" type="#_x0000_t32" style="position:absolute;left:0;text-align:left;margin-left:84.75pt;margin-top:8.05pt;width:174pt;height:25.45pt;z-index:251658240" o:connectortype="straight">
            <v:stroke endarrow="block"/>
          </v:shape>
        </w:pict>
      </w:r>
      <w:r w:rsidR="006F7222">
        <w:rPr>
          <w:b/>
        </w:rPr>
        <w:t>Has claws</w:t>
      </w:r>
    </w:p>
    <w:p w14:paraId="69AADB8A" w14:textId="2F5BE5CB" w:rsidR="006F7222" w:rsidRDefault="00000000" w:rsidP="005E4C0C">
      <w:pPr>
        <w:tabs>
          <w:tab w:val="right" w:pos="9360"/>
        </w:tabs>
        <w:spacing w:after="0"/>
        <w:ind w:left="720"/>
        <w:rPr>
          <w:b/>
        </w:rPr>
      </w:pPr>
      <w:r>
        <w:rPr>
          <w:b/>
          <w:noProof/>
        </w:rPr>
        <w:pict w14:anchorId="69AADC6E">
          <v:shape id="_x0000_s1028" type="#_x0000_t32" style="position:absolute;left:0;text-align:left;margin-left:110.25pt;margin-top:11.3pt;width:153pt;height:6.75pt;z-index:251659264" o:connectortype="straight">
            <v:stroke endarrow="block"/>
          </v:shape>
        </w:pict>
      </w:r>
      <w:r w:rsidR="006F7222">
        <w:rPr>
          <w:b/>
        </w:rPr>
        <w:t>Has sharp teeth</w:t>
      </w:r>
      <w:r w:rsidR="005E4C0C">
        <w:rPr>
          <w:b/>
        </w:rPr>
        <w:tab/>
      </w:r>
    </w:p>
    <w:p w14:paraId="69AADB8B" w14:textId="0E84E94A" w:rsidR="006F7222" w:rsidRDefault="00000000" w:rsidP="006F1E2F">
      <w:pPr>
        <w:tabs>
          <w:tab w:val="left" w:pos="6690"/>
          <w:tab w:val="left" w:pos="7365"/>
          <w:tab w:val="left" w:pos="7800"/>
        </w:tabs>
        <w:spacing w:after="0"/>
        <w:ind w:left="720"/>
        <w:rPr>
          <w:b/>
        </w:rPr>
      </w:pPr>
      <w:r>
        <w:rPr>
          <w:noProof/>
        </w:rPr>
        <w:pict w14:anchorId="69AADC6F">
          <v:shape id="_x0000_s1044" type="#_x0000_t32" style="position:absolute;left:0;text-align:left;margin-left:299.25pt;margin-top:6.35pt;width:64.5pt;height:63pt;flip:y;z-index:251672576" o:connectortype="straight">
            <v:stroke endarrow="block"/>
          </v:shape>
        </w:pict>
      </w:r>
      <w:r>
        <w:rPr>
          <w:b/>
          <w:noProof/>
        </w:rPr>
        <w:pict w14:anchorId="69AADC70">
          <v:shape id="_x0000_s1040" type="#_x0000_t32" style="position:absolute;left:0;text-align:left;margin-left:384pt;margin-top:6.35pt;width:21pt;height:0;z-index:251668480" o:connectortype="straight">
            <v:stroke endarrow="block"/>
          </v:shape>
        </w:pict>
      </w:r>
      <w:r>
        <w:rPr>
          <w:b/>
          <w:noProof/>
        </w:rPr>
        <w:pict w14:anchorId="69AADC71">
          <v:shape id="_x0000_s1037" type="#_x0000_t32" style="position:absolute;left:0;text-align:left;margin-left:342.75pt;margin-top:6.35pt;width:21pt;height:0;z-index:251666432" o:connectortype="straight">
            <v:stroke endarrow="block"/>
          </v:shape>
        </w:pict>
      </w:r>
      <w:r>
        <w:rPr>
          <w:b/>
          <w:noProof/>
        </w:rPr>
        <w:pict w14:anchorId="69AADC72">
          <v:shape id="_x0000_s1036" type="#_x0000_t32" style="position:absolute;left:0;text-align:left;margin-left:263.25pt;margin-top:2.6pt;width:24pt;height:0;z-index:251665408" o:connectortype="straight">
            <v:stroke endarrow="block"/>
          </v:shape>
        </w:pict>
      </w:r>
      <w:r>
        <w:rPr>
          <w:b/>
          <w:noProof/>
        </w:rPr>
        <w:pict w14:anchorId="69AADC73">
          <v:shape id="_x0000_s1031" type="#_x0000_t32" style="position:absolute;left:0;text-align:left;margin-left:80.25pt;margin-top:6.35pt;width:159.75pt;height:31.5pt;flip:y;z-index:251662336" o:connectortype="straight">
            <v:stroke endarrow="block"/>
          </v:shape>
        </w:pict>
      </w:r>
      <w:r>
        <w:rPr>
          <w:b/>
          <w:noProof/>
        </w:rPr>
        <w:pict w14:anchorId="69AADC74">
          <v:shape id="_x0000_s1030" type="#_x0000_t32" style="position:absolute;left:0;text-align:left;margin-left:84.75pt;margin-top:6.35pt;width:162pt;height:15.75pt;flip:y;z-index:251661312" o:connectortype="straight">
            <v:stroke endarrow="block"/>
          </v:shape>
        </w:pict>
      </w:r>
      <w:r>
        <w:rPr>
          <w:b/>
          <w:noProof/>
        </w:rPr>
        <w:pict w14:anchorId="69AADC75">
          <v:shape id="_x0000_s1029" type="#_x0000_t32" style="position:absolute;left:0;text-align:left;margin-left:84.75pt;margin-top:2.6pt;width:168.75pt;height:3.75pt;flip:y;z-index:251660288" o:connectortype="straight">
            <v:stroke endarrow="block"/>
          </v:shape>
        </w:pict>
      </w:r>
      <w:r w:rsidR="00C054E2">
        <w:rPr>
          <w:b/>
        </w:rPr>
        <w:t>Eats meat</w:t>
      </w:r>
      <w:r w:rsidR="006F7222">
        <w:rPr>
          <w:b/>
        </w:rPr>
        <w:t xml:space="preserve">                                                                                     </w:t>
      </w:r>
      <w:r w:rsidR="005E4C0C">
        <w:rPr>
          <w:b/>
        </w:rPr>
        <w:t>carnivores</w:t>
      </w:r>
      <w:r w:rsidR="006F1E2F">
        <w:rPr>
          <w:b/>
        </w:rPr>
        <w:tab/>
      </w:r>
      <w:r w:rsidR="006F1E2F">
        <w:rPr>
          <w:b/>
        </w:rPr>
        <w:tab/>
        <w:t xml:space="preserve">       </w:t>
      </w:r>
      <w:r w:rsidR="005E4C0C">
        <w:rPr>
          <w:b/>
        </w:rPr>
        <w:t>cheetah</w:t>
      </w:r>
    </w:p>
    <w:p w14:paraId="69AADB8C" w14:textId="77777777" w:rsidR="006F7222" w:rsidRDefault="006F7222" w:rsidP="00292C3A">
      <w:pPr>
        <w:spacing w:after="0"/>
        <w:ind w:left="720"/>
        <w:rPr>
          <w:b/>
        </w:rPr>
      </w:pPr>
      <w:r>
        <w:rPr>
          <w:b/>
        </w:rPr>
        <w:t>Has spots</w:t>
      </w:r>
    </w:p>
    <w:p w14:paraId="69AADB8D" w14:textId="77777777" w:rsidR="006F7222" w:rsidRDefault="006F7222" w:rsidP="00292C3A">
      <w:pPr>
        <w:spacing w:after="0"/>
        <w:ind w:left="720"/>
        <w:rPr>
          <w:b/>
        </w:rPr>
      </w:pPr>
      <w:r>
        <w:rPr>
          <w:b/>
        </w:rPr>
        <w:t>Very fast</w:t>
      </w:r>
    </w:p>
    <w:p w14:paraId="69AADB8E" w14:textId="77777777" w:rsidR="006F7222" w:rsidRPr="00292C3A" w:rsidRDefault="00000000" w:rsidP="00292C3A">
      <w:pPr>
        <w:spacing w:after="0"/>
        <w:ind w:left="720"/>
        <w:rPr>
          <w:b/>
        </w:rPr>
      </w:pPr>
      <w:r>
        <w:rPr>
          <w:noProof/>
        </w:rPr>
        <w:pict w14:anchorId="69AADC76">
          <v:shape id="_x0000_s1042" type="#_x0000_t135" style="position:absolute;left:0;text-align:left;margin-left:208.5pt;margin-top:-.2pt;width:16.5pt;height:44.95pt;z-index:251670528"/>
        </w:pict>
      </w:r>
    </w:p>
    <w:p w14:paraId="69AADB8F" w14:textId="77777777" w:rsidR="00292C3A" w:rsidRDefault="00000000" w:rsidP="006F1E2F">
      <w:pPr>
        <w:tabs>
          <w:tab w:val="center" w:pos="5040"/>
        </w:tabs>
        <w:ind w:left="720"/>
      </w:pPr>
      <w:r>
        <w:rPr>
          <w:noProof/>
        </w:rPr>
        <w:pict w14:anchorId="69AADC77">
          <v:shape id="_x0000_s1043" type="#_x0000_t32" style="position:absolute;left:0;text-align:left;margin-left:225pt;margin-top:7.6pt;width:24pt;height:0;z-index:251671552" o:connectortype="straight">
            <v:stroke endarrow="block"/>
          </v:shape>
        </w:pict>
      </w:r>
      <w:r>
        <w:rPr>
          <w:noProof/>
        </w:rPr>
        <w:pict w14:anchorId="69AADC78">
          <v:shape id="_x0000_s1041" type="#_x0000_t32" style="position:absolute;left:0;text-align:left;margin-left:73.5pt;margin-top:7.6pt;width:131.25pt;height:0;z-index:251669504" o:connectortype="straight">
            <v:stroke endarrow="block"/>
          </v:shape>
        </w:pict>
      </w:r>
      <w:r w:rsidR="006F1E2F">
        <w:t xml:space="preserve">Has hair </w:t>
      </w:r>
      <w:r w:rsidR="006F1E2F">
        <w:tab/>
        <w:t xml:space="preserve">                 mammals </w:t>
      </w:r>
    </w:p>
    <w:p w14:paraId="69AADB90" w14:textId="77777777" w:rsidR="006F1E2F" w:rsidRPr="00584FF0" w:rsidRDefault="006F1E2F" w:rsidP="00292C3A">
      <w:pPr>
        <w:ind w:left="720"/>
      </w:pPr>
    </w:p>
    <w:p w14:paraId="69AADB91" w14:textId="77777777" w:rsidR="00584FF0" w:rsidRPr="00584FF0" w:rsidRDefault="00584FF0" w:rsidP="00584FF0">
      <w:r w:rsidRPr="00584FF0">
        <w:rPr>
          <w:noProof/>
        </w:rPr>
        <w:drawing>
          <wp:inline distT="0" distB="0" distL="0" distR="0" wp14:anchorId="69AADC79" wp14:editId="69AADC7A">
            <wp:extent cx="3800475" cy="3314700"/>
            <wp:effectExtent l="19050" t="0" r="9525" b="0"/>
            <wp:docPr id="22" name="Picture 22" descr="https://4.bp.blogspot.com/-C1PQQlVn740/W6iDsU4XXMI/AAAAAAAAEaI/c-4wC0Fty3E6WceBwlga_BkHHq05Jf8yQCLcBGAs/s1600/m.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4.bp.blogspot.com/-C1PQQlVn740/W6iDsU4XXMI/AAAAAAAAEaI/c-4wC0Fty3E6WceBwlga_BkHHq05Jf8yQCLcBGAs/s1600/m.PNG">
                      <a:hlinkClick r:id="rId14"/>
                    </pic:cNvPr>
                    <pic:cNvPicPr>
                      <a:picLocks noChangeAspect="1" noChangeArrowheads="1"/>
                    </pic:cNvPicPr>
                  </pic:nvPicPr>
                  <pic:blipFill>
                    <a:blip r:embed="rId15"/>
                    <a:srcRect/>
                    <a:stretch>
                      <a:fillRect/>
                    </a:stretch>
                  </pic:blipFill>
                  <pic:spPr bwMode="auto">
                    <a:xfrm>
                      <a:off x="0" y="0"/>
                      <a:ext cx="3800475" cy="3314700"/>
                    </a:xfrm>
                    <a:prstGeom prst="rect">
                      <a:avLst/>
                    </a:prstGeom>
                    <a:noFill/>
                    <a:ln w="9525">
                      <a:noFill/>
                      <a:miter lim="800000"/>
                      <a:headEnd/>
                      <a:tailEnd/>
                    </a:ln>
                  </pic:spPr>
                </pic:pic>
              </a:graphicData>
            </a:graphic>
          </wp:inline>
        </w:drawing>
      </w:r>
    </w:p>
    <w:p w14:paraId="69AADB92" w14:textId="77777777" w:rsidR="00584FF0" w:rsidRPr="00584FF0" w:rsidRDefault="00584FF0" w:rsidP="00584FF0">
      <w:r w:rsidRPr="00584FF0">
        <w:br/>
      </w:r>
      <w:r w:rsidRPr="00584FF0">
        <w:rPr>
          <w:b/>
          <w:bCs/>
        </w:rPr>
        <w:t>The Knowledge base</w:t>
      </w:r>
      <w:r w:rsidRPr="00584FF0">
        <w:br/>
      </w:r>
    </w:p>
    <w:p w14:paraId="69AADB93" w14:textId="77777777" w:rsidR="00584FF0" w:rsidRPr="00584FF0" w:rsidRDefault="00584FF0" w:rsidP="00584FF0">
      <w:pPr>
        <w:numPr>
          <w:ilvl w:val="0"/>
          <w:numId w:val="13"/>
        </w:numPr>
      </w:pPr>
      <w:r w:rsidRPr="00584FF0">
        <w:lastRenderedPageBreak/>
        <w:t>The</w:t>
      </w:r>
      <w:r w:rsidRPr="00584FF0">
        <w:rPr>
          <w:b/>
          <w:bCs/>
        </w:rPr>
        <w:t> knowledge base</w:t>
      </w:r>
      <w:r w:rsidRPr="00584FF0">
        <w:t> contains the domain knowledge useful for problem solving.</w:t>
      </w:r>
    </w:p>
    <w:p w14:paraId="69AADB94" w14:textId="77777777" w:rsidR="00584FF0" w:rsidRPr="00584FF0" w:rsidRDefault="00584FF0" w:rsidP="00584FF0">
      <w:pPr>
        <w:numPr>
          <w:ilvl w:val="0"/>
          <w:numId w:val="13"/>
        </w:numPr>
      </w:pPr>
      <w:r w:rsidRPr="00584FF0">
        <w:t>In rule-based expert system, the knowledge is represented as a set of rules. Each rule specifies a relation, recommendation, directive, strategy or heuristic and has the IF (condition) THEN (action) structure.</w:t>
      </w:r>
    </w:p>
    <w:p w14:paraId="69AADB95" w14:textId="77777777" w:rsidR="00584FF0" w:rsidRPr="00584FF0" w:rsidRDefault="00584FF0" w:rsidP="00584FF0">
      <w:pPr>
        <w:numPr>
          <w:ilvl w:val="0"/>
          <w:numId w:val="13"/>
        </w:numPr>
      </w:pPr>
      <w:r w:rsidRPr="00584FF0">
        <w:t>When the condition part of a rule is satisfied, the rule is said to </w:t>
      </w:r>
      <w:r w:rsidRPr="00584FF0">
        <w:rPr>
          <w:b/>
          <w:bCs/>
        </w:rPr>
        <w:t>fire</w:t>
      </w:r>
      <w:r w:rsidRPr="00584FF0">
        <w:t> and the action part is executed. </w:t>
      </w:r>
    </w:p>
    <w:p w14:paraId="69AADB96" w14:textId="77777777" w:rsidR="00584FF0" w:rsidRPr="00584FF0" w:rsidRDefault="00584FF0" w:rsidP="00584FF0">
      <w:r w:rsidRPr="00584FF0">
        <w:rPr>
          <w:b/>
          <w:bCs/>
        </w:rPr>
        <w:t>Database</w:t>
      </w:r>
      <w:r w:rsidRPr="00584FF0">
        <w:br/>
      </w:r>
    </w:p>
    <w:p w14:paraId="69AADB97" w14:textId="77777777" w:rsidR="00584FF0" w:rsidRPr="00584FF0" w:rsidRDefault="00584FF0" w:rsidP="00584FF0">
      <w:pPr>
        <w:numPr>
          <w:ilvl w:val="0"/>
          <w:numId w:val="14"/>
        </w:numPr>
      </w:pPr>
      <w:r w:rsidRPr="00584FF0">
        <w:t>The</w:t>
      </w:r>
      <w:r w:rsidRPr="00584FF0">
        <w:rPr>
          <w:b/>
          <w:bCs/>
        </w:rPr>
        <w:t> database</w:t>
      </w:r>
      <w:r w:rsidRPr="00584FF0">
        <w:t> includes a set of facts used to match against the IF (condition) parts of rules stored in the knowledge base.</w:t>
      </w:r>
    </w:p>
    <w:p w14:paraId="69AADB98" w14:textId="77777777" w:rsidR="00584FF0" w:rsidRPr="00584FF0" w:rsidRDefault="00584FF0" w:rsidP="00584FF0">
      <w:ins w:id="0" w:author="Unknown">
        <w:r w:rsidRPr="00584FF0">
          <w:br/>
        </w:r>
      </w:ins>
      <w:r w:rsidRPr="00584FF0">
        <w:rPr>
          <w:b/>
          <w:bCs/>
        </w:rPr>
        <w:t>Inference engine</w:t>
      </w:r>
      <w:r w:rsidRPr="00584FF0">
        <w:br/>
      </w:r>
    </w:p>
    <w:p w14:paraId="69AADB99" w14:textId="77777777" w:rsidR="00584FF0" w:rsidRPr="00584FF0" w:rsidRDefault="00584FF0" w:rsidP="00584FF0">
      <w:pPr>
        <w:numPr>
          <w:ilvl w:val="0"/>
          <w:numId w:val="15"/>
        </w:numPr>
      </w:pPr>
      <w:r w:rsidRPr="00584FF0">
        <w:t>The </w:t>
      </w:r>
      <w:r w:rsidRPr="00584FF0">
        <w:rPr>
          <w:b/>
          <w:bCs/>
        </w:rPr>
        <w:t>inference engine</w:t>
      </w:r>
      <w:r w:rsidRPr="00584FF0">
        <w:t> carries out the reasoning whereby the expert system reaches a solution.</w:t>
      </w:r>
    </w:p>
    <w:p w14:paraId="69AADB9A" w14:textId="77777777" w:rsidR="00584FF0" w:rsidRPr="00584FF0" w:rsidRDefault="00584FF0" w:rsidP="00584FF0">
      <w:pPr>
        <w:numPr>
          <w:ilvl w:val="0"/>
          <w:numId w:val="15"/>
        </w:numPr>
      </w:pPr>
      <w:r w:rsidRPr="00584FF0">
        <w:t>It links the rules given in the knowledge base with the facts provided in the database.</w:t>
      </w:r>
    </w:p>
    <w:p w14:paraId="69AADB9B" w14:textId="77777777" w:rsidR="00584FF0" w:rsidRPr="00584FF0" w:rsidRDefault="00584FF0" w:rsidP="00584FF0">
      <w:r w:rsidRPr="00584FF0">
        <w:rPr>
          <w:b/>
          <w:bCs/>
        </w:rPr>
        <w:t>Explanation facilities</w:t>
      </w:r>
      <w:r w:rsidRPr="00584FF0">
        <w:br/>
      </w:r>
    </w:p>
    <w:p w14:paraId="69AADB9C" w14:textId="77777777" w:rsidR="00584FF0" w:rsidRPr="00584FF0" w:rsidRDefault="00584FF0" w:rsidP="00584FF0">
      <w:pPr>
        <w:numPr>
          <w:ilvl w:val="0"/>
          <w:numId w:val="16"/>
        </w:numPr>
      </w:pPr>
      <w:r w:rsidRPr="00584FF0">
        <w:t>The </w:t>
      </w:r>
      <w:r w:rsidRPr="00584FF0">
        <w:rPr>
          <w:b/>
          <w:bCs/>
        </w:rPr>
        <w:t>explanation facilities</w:t>
      </w:r>
      <w:r w:rsidRPr="00584FF0">
        <w:t> enable the user to ask the expert system how a particular conclusion is reached and why a specific fact is needed.</w:t>
      </w:r>
    </w:p>
    <w:p w14:paraId="69AADB9D" w14:textId="77777777" w:rsidR="00584FF0" w:rsidRPr="00584FF0" w:rsidRDefault="00584FF0" w:rsidP="00584FF0">
      <w:pPr>
        <w:numPr>
          <w:ilvl w:val="0"/>
          <w:numId w:val="16"/>
        </w:numPr>
      </w:pPr>
      <w:r w:rsidRPr="00584FF0">
        <w:t>An expert system must be able to explain its reasoning and justify its advice, analysis or conclusion.</w:t>
      </w:r>
    </w:p>
    <w:p w14:paraId="69AADB9E" w14:textId="77777777" w:rsidR="00584FF0" w:rsidRPr="00584FF0" w:rsidRDefault="00584FF0" w:rsidP="00584FF0">
      <w:r w:rsidRPr="00584FF0">
        <w:rPr>
          <w:b/>
          <w:bCs/>
        </w:rPr>
        <w:t>User interface</w:t>
      </w:r>
      <w:r w:rsidRPr="00584FF0">
        <w:br/>
      </w:r>
    </w:p>
    <w:p w14:paraId="69AADB9F" w14:textId="77777777" w:rsidR="00584FF0" w:rsidRDefault="00584FF0" w:rsidP="00584FF0">
      <w:pPr>
        <w:numPr>
          <w:ilvl w:val="0"/>
          <w:numId w:val="17"/>
        </w:numPr>
      </w:pPr>
      <w:r w:rsidRPr="00584FF0">
        <w:t>The </w:t>
      </w:r>
      <w:r w:rsidRPr="00584FF0">
        <w:rPr>
          <w:b/>
          <w:bCs/>
        </w:rPr>
        <w:t>user interface</w:t>
      </w:r>
      <w:r w:rsidRPr="00584FF0">
        <w:t> is the means communication between a user seeking a solution to the problem and an expert system.</w:t>
      </w:r>
    </w:p>
    <w:p w14:paraId="69AADBA0" w14:textId="77777777" w:rsidR="00DD40BF" w:rsidRDefault="00DD40BF" w:rsidP="00DD40BF"/>
    <w:p w14:paraId="69AADBA1" w14:textId="77777777" w:rsidR="00DD40BF" w:rsidRDefault="00DD40BF" w:rsidP="00DD40BF">
      <w:r>
        <w:rPr>
          <w:noProof/>
        </w:rPr>
        <w:lastRenderedPageBreak/>
        <w:drawing>
          <wp:inline distT="0" distB="0" distL="0" distR="0" wp14:anchorId="69AADC7B" wp14:editId="69AADC7C">
            <wp:extent cx="5943600" cy="4517136"/>
            <wp:effectExtent l="19050" t="0" r="0" b="0"/>
            <wp:docPr id="10" name="Picture 7" descr="C:\Users\user\Pictures\Screenshots\Screenshot (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Screenshot (346).png"/>
                    <pic:cNvPicPr>
                      <a:picLocks noChangeAspect="1" noChangeArrowheads="1"/>
                    </pic:cNvPicPr>
                  </pic:nvPicPr>
                  <pic:blipFill>
                    <a:blip r:embed="rId16"/>
                    <a:srcRect/>
                    <a:stretch>
                      <a:fillRect/>
                    </a:stretch>
                  </pic:blipFill>
                  <pic:spPr bwMode="auto">
                    <a:xfrm>
                      <a:off x="0" y="0"/>
                      <a:ext cx="5943600" cy="4517136"/>
                    </a:xfrm>
                    <a:prstGeom prst="rect">
                      <a:avLst/>
                    </a:prstGeom>
                    <a:noFill/>
                    <a:ln w="9525">
                      <a:noFill/>
                      <a:miter lim="800000"/>
                      <a:headEnd/>
                      <a:tailEnd/>
                    </a:ln>
                  </pic:spPr>
                </pic:pic>
              </a:graphicData>
            </a:graphic>
          </wp:inline>
        </w:drawing>
      </w:r>
    </w:p>
    <w:p w14:paraId="69AADBA2" w14:textId="77777777" w:rsidR="00FE4000" w:rsidRDefault="00FE4000" w:rsidP="00FE4000"/>
    <w:p w14:paraId="69AADBA3" w14:textId="77777777" w:rsidR="00FE4000" w:rsidRDefault="00FE4000" w:rsidP="00FE4000">
      <w:r>
        <w:rPr>
          <w:noProof/>
        </w:rPr>
        <w:drawing>
          <wp:inline distT="0" distB="0" distL="0" distR="0" wp14:anchorId="69AADC7D" wp14:editId="69AADC7E">
            <wp:extent cx="5067300" cy="2714625"/>
            <wp:effectExtent l="19050" t="0" r="0" b="0"/>
            <wp:docPr id="5" name="Picture 2" descr="C:\Users\user\Pictures\Screenshots\Screenshot (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337).png"/>
                    <pic:cNvPicPr>
                      <a:picLocks noChangeAspect="1" noChangeArrowheads="1"/>
                    </pic:cNvPicPr>
                  </pic:nvPicPr>
                  <pic:blipFill>
                    <a:blip r:embed="rId17"/>
                    <a:srcRect/>
                    <a:stretch>
                      <a:fillRect/>
                    </a:stretch>
                  </pic:blipFill>
                  <pic:spPr bwMode="auto">
                    <a:xfrm>
                      <a:off x="0" y="0"/>
                      <a:ext cx="5067300" cy="2714625"/>
                    </a:xfrm>
                    <a:prstGeom prst="rect">
                      <a:avLst/>
                    </a:prstGeom>
                    <a:noFill/>
                    <a:ln w="9525">
                      <a:noFill/>
                      <a:miter lim="800000"/>
                      <a:headEnd/>
                      <a:tailEnd/>
                    </a:ln>
                  </pic:spPr>
                </pic:pic>
              </a:graphicData>
            </a:graphic>
          </wp:inline>
        </w:drawing>
      </w:r>
    </w:p>
    <w:p w14:paraId="69AADBA4" w14:textId="77777777" w:rsidR="00FE4000" w:rsidRDefault="00FE4000" w:rsidP="00FE4000">
      <w:r>
        <w:rPr>
          <w:noProof/>
        </w:rPr>
        <w:lastRenderedPageBreak/>
        <w:drawing>
          <wp:inline distT="0" distB="0" distL="0" distR="0" wp14:anchorId="69AADC7F" wp14:editId="69AADC80">
            <wp:extent cx="4543425" cy="3810000"/>
            <wp:effectExtent l="19050" t="0" r="9525" b="0"/>
            <wp:docPr id="6" name="Picture 3" descr="C:\Users\user\Pictures\Screenshots\Screenshot (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338).png"/>
                    <pic:cNvPicPr>
                      <a:picLocks noChangeAspect="1" noChangeArrowheads="1"/>
                    </pic:cNvPicPr>
                  </pic:nvPicPr>
                  <pic:blipFill>
                    <a:blip r:embed="rId18"/>
                    <a:srcRect/>
                    <a:stretch>
                      <a:fillRect/>
                    </a:stretch>
                  </pic:blipFill>
                  <pic:spPr bwMode="auto">
                    <a:xfrm>
                      <a:off x="0" y="0"/>
                      <a:ext cx="4543425" cy="3810000"/>
                    </a:xfrm>
                    <a:prstGeom prst="rect">
                      <a:avLst/>
                    </a:prstGeom>
                    <a:noFill/>
                    <a:ln w="9525">
                      <a:noFill/>
                      <a:miter lim="800000"/>
                      <a:headEnd/>
                      <a:tailEnd/>
                    </a:ln>
                  </pic:spPr>
                </pic:pic>
              </a:graphicData>
            </a:graphic>
          </wp:inline>
        </w:drawing>
      </w:r>
    </w:p>
    <w:p w14:paraId="69AADBA5" w14:textId="77777777" w:rsidR="00FE4000" w:rsidRDefault="00FE4000" w:rsidP="00FE4000">
      <w:r>
        <w:rPr>
          <w:noProof/>
        </w:rPr>
        <w:drawing>
          <wp:inline distT="0" distB="0" distL="0" distR="0" wp14:anchorId="69AADC81" wp14:editId="69AADC82">
            <wp:extent cx="5238750" cy="3238500"/>
            <wp:effectExtent l="19050" t="0" r="0" b="0"/>
            <wp:docPr id="7" name="Picture 4" descr="C:\Users\user\Pictures\Screenshots\Screenshot (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342).png"/>
                    <pic:cNvPicPr>
                      <a:picLocks noChangeAspect="1" noChangeArrowheads="1"/>
                    </pic:cNvPicPr>
                  </pic:nvPicPr>
                  <pic:blipFill>
                    <a:blip r:embed="rId19"/>
                    <a:srcRect/>
                    <a:stretch>
                      <a:fillRect/>
                    </a:stretch>
                  </pic:blipFill>
                  <pic:spPr bwMode="auto">
                    <a:xfrm>
                      <a:off x="0" y="0"/>
                      <a:ext cx="5238750" cy="3238500"/>
                    </a:xfrm>
                    <a:prstGeom prst="rect">
                      <a:avLst/>
                    </a:prstGeom>
                    <a:noFill/>
                    <a:ln w="9525">
                      <a:noFill/>
                      <a:miter lim="800000"/>
                      <a:headEnd/>
                      <a:tailEnd/>
                    </a:ln>
                  </pic:spPr>
                </pic:pic>
              </a:graphicData>
            </a:graphic>
          </wp:inline>
        </w:drawing>
      </w:r>
    </w:p>
    <w:p w14:paraId="69AADBA6" w14:textId="77777777" w:rsidR="00FE4000" w:rsidRDefault="00FE4000" w:rsidP="00FE4000">
      <w:r>
        <w:rPr>
          <w:noProof/>
        </w:rPr>
        <w:lastRenderedPageBreak/>
        <w:drawing>
          <wp:inline distT="0" distB="0" distL="0" distR="0" wp14:anchorId="69AADC83" wp14:editId="69AADC84">
            <wp:extent cx="5419725" cy="3905250"/>
            <wp:effectExtent l="19050" t="0" r="9525" b="0"/>
            <wp:docPr id="8" name="Picture 5" descr="C:\Users\user\Pictures\Screenshots\Screenshot (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343).png"/>
                    <pic:cNvPicPr>
                      <a:picLocks noChangeAspect="1" noChangeArrowheads="1"/>
                    </pic:cNvPicPr>
                  </pic:nvPicPr>
                  <pic:blipFill>
                    <a:blip r:embed="rId20"/>
                    <a:srcRect/>
                    <a:stretch>
                      <a:fillRect/>
                    </a:stretch>
                  </pic:blipFill>
                  <pic:spPr bwMode="auto">
                    <a:xfrm>
                      <a:off x="0" y="0"/>
                      <a:ext cx="5419725" cy="3905250"/>
                    </a:xfrm>
                    <a:prstGeom prst="rect">
                      <a:avLst/>
                    </a:prstGeom>
                    <a:noFill/>
                    <a:ln w="9525">
                      <a:noFill/>
                      <a:miter lim="800000"/>
                      <a:headEnd/>
                      <a:tailEnd/>
                    </a:ln>
                  </pic:spPr>
                </pic:pic>
              </a:graphicData>
            </a:graphic>
          </wp:inline>
        </w:drawing>
      </w:r>
    </w:p>
    <w:p w14:paraId="69AADBA7" w14:textId="77777777" w:rsidR="00FE4000" w:rsidRDefault="00FE4000" w:rsidP="00FE4000">
      <w:r>
        <w:rPr>
          <w:noProof/>
        </w:rPr>
        <w:lastRenderedPageBreak/>
        <w:drawing>
          <wp:inline distT="0" distB="0" distL="0" distR="0" wp14:anchorId="69AADC85" wp14:editId="69AADC86">
            <wp:extent cx="5943600" cy="4889529"/>
            <wp:effectExtent l="19050" t="0" r="0" b="0"/>
            <wp:docPr id="9" name="Picture 6" descr="C:\Users\user\Pictures\Screenshots\Screenshot (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344).png"/>
                    <pic:cNvPicPr>
                      <a:picLocks noChangeAspect="1" noChangeArrowheads="1"/>
                    </pic:cNvPicPr>
                  </pic:nvPicPr>
                  <pic:blipFill>
                    <a:blip r:embed="rId21"/>
                    <a:srcRect/>
                    <a:stretch>
                      <a:fillRect/>
                    </a:stretch>
                  </pic:blipFill>
                  <pic:spPr bwMode="auto">
                    <a:xfrm>
                      <a:off x="0" y="0"/>
                      <a:ext cx="5943600" cy="4889529"/>
                    </a:xfrm>
                    <a:prstGeom prst="rect">
                      <a:avLst/>
                    </a:prstGeom>
                    <a:noFill/>
                    <a:ln w="9525">
                      <a:noFill/>
                      <a:miter lim="800000"/>
                      <a:headEnd/>
                      <a:tailEnd/>
                    </a:ln>
                  </pic:spPr>
                </pic:pic>
              </a:graphicData>
            </a:graphic>
          </wp:inline>
        </w:drawing>
      </w:r>
    </w:p>
    <w:p w14:paraId="69AADBA8" w14:textId="77777777" w:rsidR="006F1E2F" w:rsidRDefault="00FE4000" w:rsidP="006F1E2F">
      <w:pPr>
        <w:ind w:left="720"/>
      </w:pPr>
      <w:r>
        <w:t>Tasks in KA</w:t>
      </w:r>
      <w:r w:rsidR="004D59F6">
        <w:t>(CIAD)</w:t>
      </w:r>
    </w:p>
    <w:p w14:paraId="69AADBA9" w14:textId="25BB2EB2" w:rsidR="00FE4000" w:rsidRDefault="00FE4000" w:rsidP="006F1E2F">
      <w:pPr>
        <w:ind w:left="720"/>
      </w:pPr>
      <w:r>
        <w:t>1.</w:t>
      </w:r>
      <w:r w:rsidR="00264342">
        <w:t xml:space="preserve"> </w:t>
      </w:r>
      <w:r>
        <w:t>collect:</w:t>
      </w:r>
      <w:r w:rsidR="00264342">
        <w:t xml:space="preserve"> Acquiring </w:t>
      </w:r>
      <w:r>
        <w:t>knowledge from expert</w:t>
      </w:r>
    </w:p>
    <w:p w14:paraId="69AADBAA" w14:textId="78641D02" w:rsidR="00FE4000" w:rsidRDefault="00FE4000" w:rsidP="006F1E2F">
      <w:pPr>
        <w:ind w:left="720"/>
      </w:pPr>
      <w:r>
        <w:t>2.</w:t>
      </w:r>
      <w:r w:rsidR="00264342">
        <w:t xml:space="preserve"> </w:t>
      </w:r>
      <w:r w:rsidR="004D59F6">
        <w:t>interpret:</w:t>
      </w:r>
      <w:r w:rsidR="00264342">
        <w:t xml:space="preserve"> </w:t>
      </w:r>
      <w:r w:rsidR="00202629">
        <w:t>Revive</w:t>
      </w:r>
      <w:r w:rsidR="004D59F6">
        <w:t xml:space="preserve"> &amp; identifying key parts</w:t>
      </w:r>
    </w:p>
    <w:p w14:paraId="69AADBAB" w14:textId="58C88DA8" w:rsidR="004D59F6" w:rsidRDefault="004D59F6" w:rsidP="006F1E2F">
      <w:pPr>
        <w:ind w:left="720"/>
      </w:pPr>
      <w:r>
        <w:t>3.</w:t>
      </w:r>
      <w:r w:rsidR="00264342">
        <w:t xml:space="preserve"> </w:t>
      </w:r>
      <w:r w:rsidR="00A440CB">
        <w:t>Analyze</w:t>
      </w:r>
      <w:r>
        <w:t>:</w:t>
      </w:r>
      <w:r w:rsidR="00264342">
        <w:t xml:space="preserve"> </w:t>
      </w:r>
      <w:r>
        <w:t>Forming theories and strategies to solve the problem</w:t>
      </w:r>
    </w:p>
    <w:p w14:paraId="69AADBAC" w14:textId="77777777" w:rsidR="004D59F6" w:rsidRDefault="004D59F6" w:rsidP="006F1E2F">
      <w:pPr>
        <w:ind w:left="720"/>
      </w:pPr>
      <w:r>
        <w:t>4.</w:t>
      </w:r>
      <w:r w:rsidR="00264342">
        <w:t xml:space="preserve"> </w:t>
      </w:r>
      <w:r>
        <w:t>Design:</w:t>
      </w:r>
      <w:r w:rsidR="00264342">
        <w:t xml:space="preserve"> </w:t>
      </w:r>
      <w:r>
        <w:t>Forming better understanding</w:t>
      </w:r>
    </w:p>
    <w:p w14:paraId="69AADBAD" w14:textId="77777777" w:rsidR="004D59F6" w:rsidRDefault="004D59F6" w:rsidP="006F1E2F">
      <w:pPr>
        <w:ind w:left="720"/>
      </w:pPr>
    </w:p>
    <w:p w14:paraId="69AADBAE" w14:textId="14B1885A" w:rsidR="004D59F6" w:rsidRDefault="00DD40BF" w:rsidP="006F1E2F">
      <w:pPr>
        <w:ind w:left="720"/>
      </w:pPr>
      <w:r>
        <w:t xml:space="preserve">K.A </w:t>
      </w:r>
      <w:r w:rsidR="00A440CB">
        <w:t>Techniques</w:t>
      </w:r>
      <w:r w:rsidR="004D59F6">
        <w:t>:</w:t>
      </w:r>
    </w:p>
    <w:p w14:paraId="69AADBAF" w14:textId="77777777" w:rsidR="004D59F6" w:rsidRDefault="004D59F6" w:rsidP="006F1E2F">
      <w:pPr>
        <w:ind w:left="720"/>
      </w:pPr>
      <w:r>
        <w:t>1.</w:t>
      </w:r>
      <w:r w:rsidR="00264342">
        <w:t xml:space="preserve"> </w:t>
      </w:r>
      <w:r>
        <w:t>Introspection:</w:t>
      </w:r>
      <w:r w:rsidR="00264342">
        <w:t xml:space="preserve"> </w:t>
      </w:r>
      <w:r>
        <w:t>Expert act as both expert and knowledge engineer</w:t>
      </w:r>
    </w:p>
    <w:p w14:paraId="69AADBB0" w14:textId="093E0F05" w:rsidR="004D59F6" w:rsidRDefault="004D59F6" w:rsidP="006F1E2F">
      <w:pPr>
        <w:ind w:left="720"/>
      </w:pPr>
      <w:r>
        <w:t>2.</w:t>
      </w:r>
      <w:r w:rsidR="00264342">
        <w:t xml:space="preserve"> </w:t>
      </w:r>
      <w:r>
        <w:t>Observation:</w:t>
      </w:r>
      <w:r w:rsidR="00264342">
        <w:t xml:space="preserve"> </w:t>
      </w:r>
      <w:r>
        <w:t>Expert</w:t>
      </w:r>
      <w:r w:rsidR="00264342">
        <w:t xml:space="preserve"> </w:t>
      </w:r>
      <w:r>
        <w:t>closely</w:t>
      </w:r>
      <w:r w:rsidR="00264342">
        <w:t xml:space="preserve"> </w:t>
      </w:r>
      <w:r>
        <w:t>observed</w:t>
      </w:r>
      <w:r w:rsidR="00264342">
        <w:t xml:space="preserve"> </w:t>
      </w:r>
      <w:r>
        <w:t>the work ex:</w:t>
      </w:r>
      <w:r w:rsidR="00264342">
        <w:t xml:space="preserve"> </w:t>
      </w:r>
      <w:r>
        <w:t>video recording,</w:t>
      </w:r>
      <w:r w:rsidR="00264342">
        <w:t xml:space="preserve"> </w:t>
      </w:r>
      <w:r>
        <w:t>analysis</w:t>
      </w:r>
    </w:p>
    <w:p w14:paraId="69AADBB1" w14:textId="77777777" w:rsidR="004D59F6" w:rsidRDefault="004D59F6" w:rsidP="006F1E2F">
      <w:pPr>
        <w:ind w:left="720"/>
      </w:pPr>
      <w:r>
        <w:t>3.</w:t>
      </w:r>
      <w:r w:rsidR="00264342">
        <w:t xml:space="preserve"> </w:t>
      </w:r>
      <w:r>
        <w:t>Induction:</w:t>
      </w:r>
      <w:r w:rsidR="00DD40BF">
        <w:t xml:space="preserve"> </w:t>
      </w:r>
      <w:r>
        <w:t>Converting set of examples into rules</w:t>
      </w:r>
    </w:p>
    <w:p w14:paraId="69AADBB2" w14:textId="77777777" w:rsidR="004D59F6" w:rsidRDefault="00DD40BF" w:rsidP="006F1E2F">
      <w:pPr>
        <w:ind w:left="720"/>
      </w:pPr>
      <w:r>
        <w:lastRenderedPageBreak/>
        <w:t>4. Protocol Analysis: Ex</w:t>
      </w:r>
      <w:r w:rsidR="004D59F6">
        <w:t>pert is asked to per</w:t>
      </w:r>
      <w:r w:rsidR="00057693">
        <w:t>form task and verbalized through</w:t>
      </w:r>
      <w:r w:rsidR="004D59F6">
        <w:t xml:space="preserve"> process</w:t>
      </w:r>
    </w:p>
    <w:p w14:paraId="69AADBB3" w14:textId="77777777" w:rsidR="004D59F6" w:rsidRDefault="004D59F6" w:rsidP="006F1E2F">
      <w:pPr>
        <w:ind w:left="720"/>
      </w:pPr>
      <w:r>
        <w:t>5.</w:t>
      </w:r>
      <w:r w:rsidR="00DD40BF">
        <w:t xml:space="preserve"> </w:t>
      </w:r>
      <w:r>
        <w:t>Prototyping:</w:t>
      </w:r>
      <w:r w:rsidR="00DD40BF">
        <w:t xml:space="preserve"> Extension of interviewing</w:t>
      </w:r>
    </w:p>
    <w:p w14:paraId="69AADBB4" w14:textId="77777777" w:rsidR="00DD40BF" w:rsidRDefault="00DD40BF" w:rsidP="006F1E2F">
      <w:pPr>
        <w:ind w:left="720"/>
      </w:pPr>
      <w:r>
        <w:t xml:space="preserve">                            Expert +</w:t>
      </w:r>
      <w:proofErr w:type="gramStart"/>
      <w:r>
        <w:t>K.E</w:t>
      </w:r>
      <w:proofErr w:type="gramEnd"/>
      <w:r>
        <w:t>=&gt;</w:t>
      </w:r>
      <w:r w:rsidR="00264342">
        <w:t xml:space="preserve"> </w:t>
      </w:r>
      <w:r>
        <w:t>System  (</w:t>
      </w:r>
      <w:proofErr w:type="spellStart"/>
      <w:r>
        <w:t>i</w:t>
      </w:r>
      <w:r w:rsidR="00264342">
        <w:t>.</w:t>
      </w:r>
      <w:r>
        <w:t>e</w:t>
      </w:r>
      <w:proofErr w:type="spellEnd"/>
      <w:r>
        <w:t xml:space="preserve"> expert test the system &amp; K.E modify the data)</w:t>
      </w:r>
    </w:p>
    <w:p w14:paraId="69AADBB5" w14:textId="77777777" w:rsidR="00DD40BF" w:rsidRDefault="00DD40BF" w:rsidP="006F1E2F">
      <w:pPr>
        <w:ind w:left="720"/>
      </w:pPr>
      <w:r>
        <w:t>6.</w:t>
      </w:r>
      <w:r w:rsidRPr="00DD40BF">
        <w:t xml:space="preserve"> </w:t>
      </w:r>
      <w:r>
        <w:t>interviewing: It is used in early stages of Acquisition. Experts verify the knowledge</w:t>
      </w:r>
    </w:p>
    <w:p w14:paraId="69AADBB6" w14:textId="77777777" w:rsidR="00B51DC7" w:rsidRDefault="00B51DC7" w:rsidP="006F1E2F">
      <w:pPr>
        <w:ind w:left="720"/>
      </w:pPr>
    </w:p>
    <w:p w14:paraId="69AADBB7" w14:textId="77777777" w:rsidR="00B51DC7" w:rsidRDefault="00B51DC7" w:rsidP="006F1E2F">
      <w:pPr>
        <w:ind w:left="720"/>
      </w:pPr>
      <w:r>
        <w:rPr>
          <w:noProof/>
        </w:rPr>
        <w:drawing>
          <wp:inline distT="0" distB="0" distL="0" distR="0" wp14:anchorId="69AADC87" wp14:editId="69AADC88">
            <wp:extent cx="5906770" cy="4041775"/>
            <wp:effectExtent l="19050" t="0" r="0" b="0"/>
            <wp:docPr id="11" name="Picture 8" descr="C:\Users\user\Pictures\Screenshots\Screenshot (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s\Screenshot (350).png"/>
                    <pic:cNvPicPr>
                      <a:picLocks noChangeAspect="1" noChangeArrowheads="1"/>
                    </pic:cNvPicPr>
                  </pic:nvPicPr>
                  <pic:blipFill>
                    <a:blip r:embed="rId22"/>
                    <a:srcRect/>
                    <a:stretch>
                      <a:fillRect/>
                    </a:stretch>
                  </pic:blipFill>
                  <pic:spPr bwMode="auto">
                    <a:xfrm>
                      <a:off x="0" y="0"/>
                      <a:ext cx="5906770" cy="4041775"/>
                    </a:xfrm>
                    <a:prstGeom prst="rect">
                      <a:avLst/>
                    </a:prstGeom>
                    <a:noFill/>
                    <a:ln w="9525">
                      <a:noFill/>
                      <a:miter lim="800000"/>
                      <a:headEnd/>
                      <a:tailEnd/>
                    </a:ln>
                  </pic:spPr>
                </pic:pic>
              </a:graphicData>
            </a:graphic>
          </wp:inline>
        </w:drawing>
      </w:r>
    </w:p>
    <w:p w14:paraId="69AADBB8" w14:textId="77777777" w:rsidR="00B51DC7" w:rsidRDefault="00B51DC7" w:rsidP="006F1E2F">
      <w:pPr>
        <w:ind w:left="720"/>
      </w:pPr>
      <w:r>
        <w:rPr>
          <w:noProof/>
        </w:rPr>
        <w:lastRenderedPageBreak/>
        <w:drawing>
          <wp:inline distT="0" distB="0" distL="0" distR="0" wp14:anchorId="69AADC89" wp14:editId="69AADC8A">
            <wp:extent cx="5667375" cy="4533900"/>
            <wp:effectExtent l="19050" t="0" r="9525" b="0"/>
            <wp:docPr id="12" name="Picture 9" descr="C:\Users\user\Pictures\Screenshots\Screenshot (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Screenshots\Screenshot (351).png"/>
                    <pic:cNvPicPr>
                      <a:picLocks noChangeAspect="1" noChangeArrowheads="1"/>
                    </pic:cNvPicPr>
                  </pic:nvPicPr>
                  <pic:blipFill>
                    <a:blip r:embed="rId23"/>
                    <a:srcRect/>
                    <a:stretch>
                      <a:fillRect/>
                    </a:stretch>
                  </pic:blipFill>
                  <pic:spPr bwMode="auto">
                    <a:xfrm>
                      <a:off x="0" y="0"/>
                      <a:ext cx="5667375" cy="4533900"/>
                    </a:xfrm>
                    <a:prstGeom prst="rect">
                      <a:avLst/>
                    </a:prstGeom>
                    <a:noFill/>
                    <a:ln w="9525">
                      <a:noFill/>
                      <a:miter lim="800000"/>
                      <a:headEnd/>
                      <a:tailEnd/>
                    </a:ln>
                  </pic:spPr>
                </pic:pic>
              </a:graphicData>
            </a:graphic>
          </wp:inline>
        </w:drawing>
      </w:r>
    </w:p>
    <w:p w14:paraId="69AADBB9" w14:textId="77777777" w:rsidR="00B51DC7" w:rsidRDefault="00B51DC7" w:rsidP="006F1E2F">
      <w:pPr>
        <w:ind w:left="720"/>
      </w:pPr>
      <w:r>
        <w:rPr>
          <w:noProof/>
        </w:rPr>
        <w:lastRenderedPageBreak/>
        <w:drawing>
          <wp:inline distT="0" distB="0" distL="0" distR="0" wp14:anchorId="69AADC8B" wp14:editId="69AADC8C">
            <wp:extent cx="5514975" cy="4267200"/>
            <wp:effectExtent l="19050" t="0" r="9525" b="0"/>
            <wp:docPr id="13" name="Picture 10" descr="C:\Users\user\Pictures\Screenshots\Screenshot (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Screenshots\Screenshot (352).png"/>
                    <pic:cNvPicPr>
                      <a:picLocks noChangeAspect="1" noChangeArrowheads="1"/>
                    </pic:cNvPicPr>
                  </pic:nvPicPr>
                  <pic:blipFill>
                    <a:blip r:embed="rId24"/>
                    <a:srcRect/>
                    <a:stretch>
                      <a:fillRect/>
                    </a:stretch>
                  </pic:blipFill>
                  <pic:spPr bwMode="auto">
                    <a:xfrm>
                      <a:off x="0" y="0"/>
                      <a:ext cx="5514975" cy="4267200"/>
                    </a:xfrm>
                    <a:prstGeom prst="rect">
                      <a:avLst/>
                    </a:prstGeom>
                    <a:noFill/>
                    <a:ln w="9525">
                      <a:noFill/>
                      <a:miter lim="800000"/>
                      <a:headEnd/>
                      <a:tailEnd/>
                    </a:ln>
                  </pic:spPr>
                </pic:pic>
              </a:graphicData>
            </a:graphic>
          </wp:inline>
        </w:drawing>
      </w:r>
    </w:p>
    <w:p w14:paraId="69AADBBA" w14:textId="77777777" w:rsidR="00E44A68" w:rsidRDefault="00E44A68" w:rsidP="006F1E2F">
      <w:pPr>
        <w:ind w:left="720"/>
      </w:pPr>
    </w:p>
    <w:p w14:paraId="69AADBBB" w14:textId="77777777" w:rsidR="00E44A68" w:rsidRDefault="00E44A68" w:rsidP="006F1E2F">
      <w:pPr>
        <w:ind w:left="720"/>
      </w:pPr>
    </w:p>
    <w:p w14:paraId="69AADBBC" w14:textId="77777777" w:rsidR="00E44A68" w:rsidRPr="00E44A68" w:rsidRDefault="00E44A68" w:rsidP="00E44A68">
      <w:pPr>
        <w:ind w:left="720"/>
        <w:rPr>
          <w:sz w:val="28"/>
          <w:szCs w:val="28"/>
        </w:rPr>
      </w:pPr>
      <w:r w:rsidRPr="00E44A68">
        <w:rPr>
          <w:b/>
          <w:bCs/>
          <w:sz w:val="28"/>
          <w:szCs w:val="28"/>
        </w:rPr>
        <w:t>Expert System Shells</w:t>
      </w:r>
    </w:p>
    <w:p w14:paraId="69AADBBD" w14:textId="77777777" w:rsidR="00E44A68" w:rsidRPr="00E44A68" w:rsidRDefault="00E44A68" w:rsidP="00E44A68">
      <w:pPr>
        <w:spacing w:after="0"/>
        <w:ind w:left="720"/>
      </w:pPr>
      <w:r w:rsidRPr="00E44A68">
        <w:t>An Expert system shell is a software development environment. It contains the basic components of expert systems. A shell is associated with a prescribed method for building applications by configuring and instantiating these components.</w:t>
      </w:r>
    </w:p>
    <w:p w14:paraId="69AADBBE" w14:textId="77777777" w:rsidR="00E44A68" w:rsidRPr="00E44A68" w:rsidRDefault="00E44A68" w:rsidP="00E44A68">
      <w:pPr>
        <w:spacing w:after="0"/>
        <w:ind w:left="720"/>
      </w:pPr>
    </w:p>
    <w:p w14:paraId="69AADBBF" w14:textId="77777777" w:rsidR="00057693" w:rsidRDefault="00E44A68" w:rsidP="00E44A68">
      <w:pPr>
        <w:spacing w:after="0"/>
        <w:ind w:left="720"/>
      </w:pPr>
      <w:r w:rsidRPr="00E44A68">
        <w:t> </w:t>
      </w:r>
    </w:p>
    <w:p w14:paraId="69AADBC0" w14:textId="77777777" w:rsidR="00057693" w:rsidRDefault="00057693" w:rsidP="00E44A68">
      <w:pPr>
        <w:spacing w:after="0"/>
        <w:ind w:left="720"/>
      </w:pPr>
    </w:p>
    <w:p w14:paraId="69AADBC1" w14:textId="77777777" w:rsidR="00057693" w:rsidRDefault="00057693" w:rsidP="00E44A68">
      <w:pPr>
        <w:spacing w:after="0"/>
        <w:ind w:left="720"/>
      </w:pPr>
    </w:p>
    <w:p w14:paraId="69AADBC2" w14:textId="77777777" w:rsidR="00057693" w:rsidRDefault="00057693" w:rsidP="00E44A68">
      <w:pPr>
        <w:spacing w:after="0"/>
        <w:ind w:left="720"/>
      </w:pPr>
    </w:p>
    <w:p w14:paraId="69AADBC3" w14:textId="77777777" w:rsidR="00057693" w:rsidRDefault="00057693" w:rsidP="00E44A68">
      <w:pPr>
        <w:spacing w:after="0"/>
        <w:ind w:left="720"/>
      </w:pPr>
    </w:p>
    <w:p w14:paraId="69AADBC4" w14:textId="77777777" w:rsidR="00057693" w:rsidRDefault="00057693" w:rsidP="00E44A68">
      <w:pPr>
        <w:spacing w:after="0"/>
        <w:ind w:left="720"/>
      </w:pPr>
    </w:p>
    <w:p w14:paraId="69AADBC5" w14:textId="77777777" w:rsidR="00057693" w:rsidRDefault="00057693" w:rsidP="00E44A68">
      <w:pPr>
        <w:spacing w:after="0"/>
        <w:ind w:left="720"/>
      </w:pPr>
    </w:p>
    <w:p w14:paraId="69AADBC6" w14:textId="77777777" w:rsidR="00057693" w:rsidRDefault="00057693" w:rsidP="00E44A68">
      <w:pPr>
        <w:spacing w:after="0"/>
        <w:ind w:left="720"/>
      </w:pPr>
    </w:p>
    <w:p w14:paraId="69AADBC7" w14:textId="77777777" w:rsidR="00057693" w:rsidRDefault="00057693" w:rsidP="00E44A68">
      <w:pPr>
        <w:spacing w:after="0"/>
        <w:ind w:left="720"/>
      </w:pPr>
    </w:p>
    <w:p w14:paraId="69AADBC8" w14:textId="77777777" w:rsidR="00057693" w:rsidRDefault="00057693" w:rsidP="00E44A68">
      <w:pPr>
        <w:spacing w:after="0"/>
        <w:ind w:left="720"/>
      </w:pPr>
    </w:p>
    <w:p w14:paraId="69AADBC9" w14:textId="77777777" w:rsidR="00E44A68" w:rsidRPr="00E44A68" w:rsidRDefault="00E44A68" w:rsidP="00E44A68">
      <w:pPr>
        <w:spacing w:after="0"/>
        <w:ind w:left="720"/>
      </w:pPr>
      <w:r w:rsidRPr="00E44A68">
        <w:rPr>
          <w:b/>
          <w:bCs/>
        </w:rPr>
        <w:lastRenderedPageBreak/>
        <w:t>Shell components and description</w:t>
      </w:r>
    </w:p>
    <w:p w14:paraId="69AADBCA" w14:textId="77777777" w:rsidR="00E44A68" w:rsidRPr="00E44A68" w:rsidRDefault="00E44A68" w:rsidP="00E44A68">
      <w:pPr>
        <w:spacing w:after="0"/>
        <w:ind w:left="720"/>
      </w:pPr>
      <w:r w:rsidRPr="00E44A68">
        <w:t> </w:t>
      </w:r>
    </w:p>
    <w:p w14:paraId="69AADBCB" w14:textId="2D375E86" w:rsidR="00057693" w:rsidRDefault="00E44A68" w:rsidP="00E44A68">
      <w:pPr>
        <w:spacing w:after="0"/>
        <w:ind w:left="720"/>
      </w:pPr>
      <w:r w:rsidRPr="00E44A68">
        <w:t xml:space="preserve">The generic components of a shell: the knowledge acquisition, </w:t>
      </w:r>
    </w:p>
    <w:p w14:paraId="69AADBCC" w14:textId="77777777" w:rsidR="00057693" w:rsidRDefault="00E44A68" w:rsidP="00E44A68">
      <w:pPr>
        <w:spacing w:after="0"/>
        <w:ind w:left="720"/>
      </w:pPr>
      <w:r w:rsidRPr="00E44A68">
        <w:t xml:space="preserve">the knowledge Base, </w:t>
      </w:r>
    </w:p>
    <w:p w14:paraId="69AADBCD" w14:textId="77777777" w:rsidR="00057693" w:rsidRDefault="00E44A68" w:rsidP="00E44A68">
      <w:pPr>
        <w:spacing w:after="0"/>
        <w:ind w:left="720"/>
      </w:pPr>
      <w:r w:rsidRPr="00E44A68">
        <w:t xml:space="preserve">the reasoning, </w:t>
      </w:r>
    </w:p>
    <w:p w14:paraId="69AADBCE" w14:textId="77777777" w:rsidR="00057693" w:rsidRDefault="00E44A68" w:rsidP="00E44A68">
      <w:pPr>
        <w:spacing w:after="0"/>
        <w:ind w:left="720"/>
      </w:pPr>
      <w:r w:rsidRPr="00E44A68">
        <w:t xml:space="preserve">the explanation and </w:t>
      </w:r>
    </w:p>
    <w:p w14:paraId="69AADBCF" w14:textId="77777777" w:rsidR="00057693" w:rsidRDefault="00E44A68" w:rsidP="00E44A68">
      <w:pPr>
        <w:spacing w:after="0"/>
        <w:ind w:left="720"/>
      </w:pPr>
      <w:r w:rsidRPr="00E44A68">
        <w:t>the user interface</w:t>
      </w:r>
    </w:p>
    <w:p w14:paraId="69AADBD0" w14:textId="77777777" w:rsidR="00E44A68" w:rsidRPr="00E44A68" w:rsidRDefault="00E44A68" w:rsidP="00E44A68">
      <w:pPr>
        <w:spacing w:after="0"/>
        <w:ind w:left="720"/>
      </w:pPr>
      <w:r w:rsidRPr="00E44A68">
        <w:t xml:space="preserve"> are shown below. The knowledge base and reasoning engine are the core components.</w:t>
      </w:r>
    </w:p>
    <w:p w14:paraId="69AADBD1" w14:textId="77777777" w:rsidR="00E44A68" w:rsidRPr="00E44A68" w:rsidRDefault="00E44A68" w:rsidP="00E44A68">
      <w:pPr>
        <w:spacing w:after="0"/>
        <w:ind w:left="720"/>
      </w:pPr>
      <w:r w:rsidRPr="00E44A68">
        <w:rPr>
          <w:noProof/>
        </w:rPr>
        <w:drawing>
          <wp:inline distT="0" distB="0" distL="0" distR="0" wp14:anchorId="69AADC8D" wp14:editId="69AADC8E">
            <wp:extent cx="6057900" cy="2028825"/>
            <wp:effectExtent l="19050" t="0" r="0" b="0"/>
            <wp:docPr id="15" name="Picture 16" descr="https://img.brainkart.com/imagebk9/ZBxV5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rainkart.com/imagebk9/ZBxV5gn.jpg"/>
                    <pic:cNvPicPr>
                      <a:picLocks noChangeAspect="1" noChangeArrowheads="1"/>
                    </pic:cNvPicPr>
                  </pic:nvPicPr>
                  <pic:blipFill>
                    <a:blip r:embed="rId25"/>
                    <a:srcRect/>
                    <a:stretch>
                      <a:fillRect/>
                    </a:stretch>
                  </pic:blipFill>
                  <pic:spPr bwMode="auto">
                    <a:xfrm>
                      <a:off x="0" y="0"/>
                      <a:ext cx="6057900" cy="2028825"/>
                    </a:xfrm>
                    <a:prstGeom prst="rect">
                      <a:avLst/>
                    </a:prstGeom>
                    <a:noFill/>
                    <a:ln w="9525">
                      <a:noFill/>
                      <a:miter lim="800000"/>
                      <a:headEnd/>
                      <a:tailEnd/>
                    </a:ln>
                  </pic:spPr>
                </pic:pic>
              </a:graphicData>
            </a:graphic>
          </wp:inline>
        </w:drawing>
      </w:r>
    </w:p>
    <w:p w14:paraId="69AADBD2" w14:textId="77777777" w:rsidR="00E44A68" w:rsidRPr="00E44A68" w:rsidRDefault="00E44A68" w:rsidP="00E44A68">
      <w:pPr>
        <w:spacing w:after="0"/>
        <w:ind w:left="720"/>
      </w:pPr>
      <w:r w:rsidRPr="00E44A68">
        <w:rPr>
          <w:rFonts w:ascii="Arial" w:hAnsi="Arial" w:cs="Arial"/>
          <w:b/>
          <w:bCs/>
        </w:rPr>
        <w:t>■</w:t>
      </w:r>
      <w:r w:rsidRPr="00E44A68">
        <w:rPr>
          <w:b/>
          <w:bCs/>
        </w:rPr>
        <w:t> Knowledge Base</w:t>
      </w:r>
    </w:p>
    <w:p w14:paraId="69AADBD3" w14:textId="77777777" w:rsidR="00E44A68" w:rsidRPr="00E44A68" w:rsidRDefault="00E44A68" w:rsidP="00E44A68">
      <w:pPr>
        <w:spacing w:after="0"/>
        <w:ind w:left="720"/>
      </w:pPr>
      <w:r w:rsidRPr="00E44A68">
        <w:t>A store of factual and heuristic knowledge. Expert system tool provides one or more knowledge representation schemes for expressing knowledge about the application domain. Some tools use both Frames (objects) and IF-THEN rules. In PROLOG the knowledge is represented as logical statements.</w:t>
      </w:r>
    </w:p>
    <w:p w14:paraId="69AADBD4" w14:textId="77777777" w:rsidR="00E44A68" w:rsidRPr="00E44A68" w:rsidRDefault="00E44A68" w:rsidP="00E44A68">
      <w:pPr>
        <w:spacing w:after="0"/>
        <w:ind w:left="720"/>
      </w:pPr>
      <w:r w:rsidRPr="00E44A68">
        <w:t> </w:t>
      </w:r>
    </w:p>
    <w:p w14:paraId="69AADBD5" w14:textId="77777777" w:rsidR="00E44A68" w:rsidRPr="00E44A68" w:rsidRDefault="00E44A68" w:rsidP="00E44A68">
      <w:pPr>
        <w:spacing w:after="0"/>
        <w:ind w:left="720"/>
      </w:pPr>
      <w:r w:rsidRPr="00E44A68">
        <w:rPr>
          <w:rFonts w:ascii="Arial" w:hAnsi="Arial" w:cs="Arial"/>
          <w:b/>
          <w:bCs/>
        </w:rPr>
        <w:t>■</w:t>
      </w:r>
      <w:r w:rsidRPr="00E44A68">
        <w:rPr>
          <w:b/>
          <w:bCs/>
        </w:rPr>
        <w:t> Reasoning Engine</w:t>
      </w:r>
    </w:p>
    <w:p w14:paraId="69AADBD6" w14:textId="77777777" w:rsidR="00E44A68" w:rsidRPr="00E44A68" w:rsidRDefault="00E44A68" w:rsidP="00E44A68">
      <w:pPr>
        <w:spacing w:after="0"/>
        <w:ind w:left="720"/>
      </w:pPr>
      <w:r w:rsidRPr="00E44A68">
        <w:t>Inference mechanisms for manipulating the symbolic information and knowledge in the knowledge base form a line of reasoning in solving a problem. The inference mechanism can range from simple modus ponens backward chaining of IF-THEN rules to Case-Based reasoning.</w:t>
      </w:r>
    </w:p>
    <w:p w14:paraId="69AADBD7" w14:textId="77777777" w:rsidR="00E44A68" w:rsidRPr="00E44A68" w:rsidRDefault="00E44A68" w:rsidP="00E44A68">
      <w:pPr>
        <w:spacing w:after="0"/>
        <w:ind w:left="720"/>
      </w:pPr>
      <w:r w:rsidRPr="00E44A68">
        <w:t> </w:t>
      </w:r>
    </w:p>
    <w:p w14:paraId="69AADBD8" w14:textId="77777777" w:rsidR="00E44A68" w:rsidRPr="00E44A68" w:rsidRDefault="00E44A68" w:rsidP="00E44A68">
      <w:pPr>
        <w:spacing w:after="0"/>
        <w:ind w:left="720"/>
      </w:pPr>
      <w:r w:rsidRPr="00E44A68">
        <w:rPr>
          <w:b/>
          <w:bCs/>
        </w:rPr>
        <w:t>Knowledge Acquisition subsystem</w:t>
      </w:r>
    </w:p>
    <w:p w14:paraId="69AADBD9" w14:textId="77777777" w:rsidR="00E44A68" w:rsidRPr="00E44A68" w:rsidRDefault="00E44A68" w:rsidP="00E44A68">
      <w:pPr>
        <w:spacing w:after="0"/>
        <w:ind w:left="720"/>
      </w:pPr>
      <w:r w:rsidRPr="00E44A68">
        <w:t> </w:t>
      </w:r>
    </w:p>
    <w:p w14:paraId="69AADBDA" w14:textId="77777777" w:rsidR="00E44A68" w:rsidRPr="00E44A68" w:rsidRDefault="00E44A68" w:rsidP="00E44A68">
      <w:pPr>
        <w:spacing w:after="0"/>
        <w:ind w:left="720"/>
      </w:pPr>
      <w:r w:rsidRPr="00E44A68">
        <w:t>A subsystem to help experts in build knowledge bases. However, collecting knowledge, needed to solve problems and build the knowledge base, is the biggest bottleneck in building expert systems.</w:t>
      </w:r>
    </w:p>
    <w:p w14:paraId="69AADBDB" w14:textId="77777777" w:rsidR="00E44A68" w:rsidRPr="00E44A68" w:rsidRDefault="00E44A68" w:rsidP="00E44A68">
      <w:pPr>
        <w:spacing w:after="0"/>
        <w:ind w:left="720"/>
      </w:pPr>
      <w:r w:rsidRPr="00E44A68">
        <w:t> </w:t>
      </w:r>
    </w:p>
    <w:p w14:paraId="69AADBDC" w14:textId="77777777" w:rsidR="00E44A68" w:rsidRPr="00E44A68" w:rsidRDefault="00E44A68" w:rsidP="00E44A68">
      <w:pPr>
        <w:spacing w:after="0"/>
        <w:ind w:left="720"/>
      </w:pPr>
      <w:r w:rsidRPr="00E44A68">
        <w:rPr>
          <w:b/>
          <w:bCs/>
        </w:rPr>
        <w:t>Explanation subsystem</w:t>
      </w:r>
    </w:p>
    <w:p w14:paraId="69AADBDD" w14:textId="77777777" w:rsidR="00E44A68" w:rsidRPr="00E44A68" w:rsidRDefault="00E44A68" w:rsidP="00E44A68">
      <w:pPr>
        <w:spacing w:after="0"/>
        <w:ind w:left="720"/>
      </w:pPr>
      <w:r w:rsidRPr="00E44A68">
        <w:t> </w:t>
      </w:r>
    </w:p>
    <w:p w14:paraId="69AADBDE" w14:textId="77777777" w:rsidR="00E44A68" w:rsidRPr="00E44A68" w:rsidRDefault="00E44A68" w:rsidP="00E44A68">
      <w:pPr>
        <w:spacing w:after="0"/>
        <w:ind w:left="720"/>
      </w:pPr>
      <w:r w:rsidRPr="00E44A68">
        <w:t>A subsystem that explains the system's actions. The explanation can range from how the final or intermediate solutions were arrived at justifying the need for additional data.</w:t>
      </w:r>
    </w:p>
    <w:p w14:paraId="69AADBDF" w14:textId="77777777" w:rsidR="00E44A68" w:rsidRPr="00E44A68" w:rsidRDefault="00E44A68" w:rsidP="00E44A68">
      <w:pPr>
        <w:spacing w:after="0"/>
        <w:ind w:left="720"/>
      </w:pPr>
      <w:r w:rsidRPr="00E44A68">
        <w:t> </w:t>
      </w:r>
    </w:p>
    <w:p w14:paraId="69AADBE0" w14:textId="77777777" w:rsidR="00E44A68" w:rsidRPr="00E44A68" w:rsidRDefault="00E44A68" w:rsidP="00E44A68">
      <w:pPr>
        <w:spacing w:after="0"/>
        <w:ind w:left="720"/>
      </w:pPr>
      <w:r w:rsidRPr="00E44A68">
        <w:rPr>
          <w:b/>
          <w:bCs/>
        </w:rPr>
        <w:t>User Interface</w:t>
      </w:r>
    </w:p>
    <w:p w14:paraId="69AADBE1" w14:textId="77777777" w:rsidR="00E44A68" w:rsidRPr="00E44A68" w:rsidRDefault="00E44A68" w:rsidP="00E44A68">
      <w:pPr>
        <w:spacing w:after="0"/>
        <w:ind w:left="720"/>
      </w:pPr>
      <w:r w:rsidRPr="00E44A68">
        <w:lastRenderedPageBreak/>
        <w:t> </w:t>
      </w:r>
    </w:p>
    <w:p w14:paraId="69AADBE2" w14:textId="77777777" w:rsidR="00E44A68" w:rsidRPr="00E44A68" w:rsidRDefault="00E44A68" w:rsidP="00E44A68">
      <w:pPr>
        <w:spacing w:after="0"/>
        <w:ind w:left="720"/>
      </w:pPr>
      <w:r w:rsidRPr="00E44A68">
        <w:t>A means of communication with the user. The user interface is generally not a part of the expert system technology. It was not given much attention in the past. However, the user interface can make a critical difference in the utility of an Expert system.</w:t>
      </w:r>
    </w:p>
    <w:p w14:paraId="69AADBE3" w14:textId="77777777" w:rsidR="00E44A68" w:rsidRDefault="00E44A68" w:rsidP="006F1E2F">
      <w:pPr>
        <w:ind w:left="720"/>
      </w:pPr>
    </w:p>
    <w:p w14:paraId="69AADBE4" w14:textId="77777777" w:rsidR="00584FF0" w:rsidRPr="00584FF0" w:rsidRDefault="00584FF0" w:rsidP="00584FF0">
      <w:pPr>
        <w:ind w:left="720"/>
      </w:pPr>
    </w:p>
    <w:p w14:paraId="69AADBE5" w14:textId="77777777" w:rsidR="00264342" w:rsidRDefault="00264342" w:rsidP="00E44A68">
      <w:pPr>
        <w:rPr>
          <w:b/>
          <w:sz w:val="28"/>
          <w:szCs w:val="28"/>
        </w:rPr>
      </w:pPr>
    </w:p>
    <w:p w14:paraId="69AADBE6" w14:textId="77777777" w:rsidR="00E44A68" w:rsidRPr="00E44A68" w:rsidRDefault="00E44A68" w:rsidP="00E44A68">
      <w:pPr>
        <w:rPr>
          <w:b/>
          <w:sz w:val="28"/>
          <w:szCs w:val="28"/>
        </w:rPr>
      </w:pPr>
      <w:r w:rsidRPr="00E44A68">
        <w:rPr>
          <w:b/>
          <w:sz w:val="28"/>
          <w:szCs w:val="28"/>
        </w:rPr>
        <w:t>AI PROGRAMMING LANGUAGES:</w:t>
      </w:r>
    </w:p>
    <w:p w14:paraId="69AADBE7" w14:textId="77777777" w:rsidR="00E44A68" w:rsidRPr="00E44A68" w:rsidRDefault="00E44A68" w:rsidP="00E44A68">
      <w:pPr>
        <w:numPr>
          <w:ilvl w:val="0"/>
          <w:numId w:val="18"/>
        </w:numPr>
      </w:pPr>
      <w:proofErr w:type="gramStart"/>
      <w:r w:rsidRPr="00264342">
        <w:rPr>
          <w:b/>
        </w:rPr>
        <w:t>AIML</w:t>
      </w:r>
      <w:r w:rsidRPr="00E44A68">
        <w:t>(</w:t>
      </w:r>
      <w:proofErr w:type="gramEnd"/>
      <w:r w:rsidRPr="00E44A68">
        <w:t>meaning "Artificial Intelligence Markup Language")is an </w:t>
      </w:r>
      <w:r w:rsidRPr="00264342">
        <w:t>XML</w:t>
      </w:r>
      <w:r w:rsidRPr="00E44A68">
        <w:t> dialect</w:t>
      </w:r>
      <w:r w:rsidR="00264342">
        <w:rPr>
          <w:vertAlign w:val="superscript"/>
        </w:rPr>
        <w:t xml:space="preserve"> </w:t>
      </w:r>
      <w:r w:rsidRPr="00E44A68">
        <w:t> for use with </w:t>
      </w:r>
      <w:r w:rsidRPr="00264342">
        <w:rPr>
          <w:b/>
        </w:rPr>
        <w:t>A.L.I.C.E</w:t>
      </w:r>
      <w:r w:rsidRPr="00264342">
        <w:t>.</w:t>
      </w:r>
      <w:r w:rsidRPr="00E44A68">
        <w:t>-type </w:t>
      </w:r>
      <w:r w:rsidRPr="00264342">
        <w:rPr>
          <w:b/>
        </w:rPr>
        <w:t>chatterbots.</w:t>
      </w:r>
    </w:p>
    <w:p w14:paraId="69AADBE8" w14:textId="77777777" w:rsidR="00E44A68" w:rsidRPr="00E44A68" w:rsidRDefault="00E44A68" w:rsidP="00E44A68">
      <w:pPr>
        <w:numPr>
          <w:ilvl w:val="0"/>
          <w:numId w:val="18"/>
        </w:numPr>
      </w:pPr>
      <w:r w:rsidRPr="00264342">
        <w:rPr>
          <w:b/>
        </w:rPr>
        <w:t>C#</w:t>
      </w:r>
      <w:r w:rsidRPr="00E44A68">
        <w:t> can be used to develop high level machine learning models using </w:t>
      </w:r>
      <w:r w:rsidRPr="00264342">
        <w:rPr>
          <w:b/>
        </w:rPr>
        <w:t>Microsoft’</w:t>
      </w:r>
      <w:r w:rsidRPr="00E44A68">
        <w:t>s</w:t>
      </w:r>
      <w:r w:rsidR="00264342">
        <w:t xml:space="preserve"> </w:t>
      </w:r>
      <w:r w:rsidRPr="00E44A68">
        <w:t> </w:t>
      </w:r>
      <w:r w:rsidR="00264342">
        <w:t xml:space="preserve"> </w:t>
      </w:r>
      <w:r w:rsidRPr="00264342">
        <w:rPr>
          <w:b/>
        </w:rPr>
        <w:t>.NET</w:t>
      </w:r>
      <w:r w:rsidR="00264342">
        <w:t xml:space="preserve"> </w:t>
      </w:r>
      <w:r w:rsidRPr="00E44A68">
        <w:t>suite. ML.NET was developed with integration to existing .NET projects in mind, simplifying the process for existing software using the .NET platform.</w:t>
      </w:r>
    </w:p>
    <w:p w14:paraId="69AADBE9" w14:textId="77777777" w:rsidR="00E44A68" w:rsidRPr="00E44A68" w:rsidRDefault="00E44A68" w:rsidP="00E44A68">
      <w:pPr>
        <w:numPr>
          <w:ilvl w:val="0"/>
          <w:numId w:val="18"/>
        </w:numPr>
      </w:pPr>
      <w:r w:rsidRPr="00264342">
        <w:rPr>
          <w:b/>
        </w:rPr>
        <w:t>Lisp</w:t>
      </w:r>
      <w:r w:rsidR="00264342">
        <w:t xml:space="preserve"> </w:t>
      </w:r>
      <w:r w:rsidRPr="00E44A68">
        <w:t>was the first language developed for artificial intelligence. It includes features intended to support programs that could perform general problem solving, such as lists, associations, schemas (frames), dynamic memory allocation, data types, recursion, associative retrieval, functions as arguments, generators (streams), and cooperative multitasking.</w:t>
      </w:r>
    </w:p>
    <w:p w14:paraId="69AADBEA" w14:textId="77777777" w:rsidR="00E44A68" w:rsidRPr="00E44A68" w:rsidRDefault="00E44A68" w:rsidP="00E44A68">
      <w:pPr>
        <w:numPr>
          <w:ilvl w:val="0"/>
          <w:numId w:val="18"/>
        </w:numPr>
      </w:pPr>
      <w:r w:rsidRPr="00264342">
        <w:rPr>
          <w:b/>
        </w:rPr>
        <w:t>Smalltalk</w:t>
      </w:r>
      <w:r w:rsidR="00264342">
        <w:t xml:space="preserve"> </w:t>
      </w:r>
      <w:r w:rsidRPr="00E44A68">
        <w:t>has been used extensively for simulations, neural networks, machine learning and genetic algorithms. It implements the purest and most elegant form of object-oriented programming using message passing.</w:t>
      </w:r>
    </w:p>
    <w:p w14:paraId="69AADBEB" w14:textId="77777777" w:rsidR="00E44A68" w:rsidRPr="00E44A68" w:rsidRDefault="00E44A68" w:rsidP="00E44A68">
      <w:pPr>
        <w:numPr>
          <w:ilvl w:val="0"/>
          <w:numId w:val="18"/>
        </w:numPr>
      </w:pPr>
      <w:r w:rsidRPr="00264342">
        <w:rPr>
          <w:b/>
        </w:rPr>
        <w:t>Prolog</w:t>
      </w:r>
      <w:r w:rsidRPr="00E44A68">
        <w:t> is a </w:t>
      </w:r>
      <w:r w:rsidRPr="00264342">
        <w:t>declarative</w:t>
      </w:r>
      <w:r w:rsidRPr="00E44A68">
        <w:t> language where programs are expressed in terms of relations, and execution occurs by running </w:t>
      </w:r>
      <w:r w:rsidRPr="00E44A68">
        <w:rPr>
          <w:i/>
          <w:iCs/>
        </w:rPr>
        <w:t>queries</w:t>
      </w:r>
      <w:r w:rsidRPr="00E44A68">
        <w:t> over these relations. Prolog is particularly useful for symbolic reasoning, database and language parsing applications. Prolog is widely used in AI today.</w:t>
      </w:r>
    </w:p>
    <w:p w14:paraId="69AADBEC" w14:textId="77777777" w:rsidR="00E44A68" w:rsidRPr="00E44A68" w:rsidRDefault="00E44A68" w:rsidP="00E44A68">
      <w:pPr>
        <w:numPr>
          <w:ilvl w:val="0"/>
          <w:numId w:val="18"/>
        </w:numPr>
      </w:pPr>
      <w:r w:rsidRPr="00264342">
        <w:rPr>
          <w:b/>
        </w:rPr>
        <w:t>STRIPS</w:t>
      </w:r>
      <w:r w:rsidR="00264342">
        <w:t xml:space="preserve"> </w:t>
      </w:r>
      <w:r w:rsidRPr="00E44A68">
        <w:t>is a language for expressing </w:t>
      </w:r>
      <w:r w:rsidRPr="00264342">
        <w:rPr>
          <w:b/>
        </w:rPr>
        <w:t xml:space="preserve">automated planning problem </w:t>
      </w:r>
      <w:r w:rsidRPr="00264342">
        <w:t>instances</w:t>
      </w:r>
      <w:r w:rsidRPr="00E44A68">
        <w:t>. It expresses an initial state, the goal states, and a set of actions. For each action preconditions (what must be established before the action is performed) and postconditions (what is established after the action is performed) are specified.</w:t>
      </w:r>
    </w:p>
    <w:p w14:paraId="69AADBED" w14:textId="77777777" w:rsidR="00E44A68" w:rsidRPr="00E44A68" w:rsidRDefault="00E44A68" w:rsidP="00E44A68">
      <w:pPr>
        <w:numPr>
          <w:ilvl w:val="0"/>
          <w:numId w:val="18"/>
        </w:numPr>
      </w:pPr>
      <w:r w:rsidRPr="00264342">
        <w:rPr>
          <w:b/>
        </w:rPr>
        <w:t>Planner</w:t>
      </w:r>
      <w:r w:rsidRPr="00E44A68">
        <w:t> is a hybrid between procedural and logical languages. It gives a procedural interpretation to logical sentences where implications are interpreted with pattern-directed inference.</w:t>
      </w:r>
    </w:p>
    <w:p w14:paraId="69AADBEE" w14:textId="77777777" w:rsidR="00E44A68" w:rsidRPr="00E44A68" w:rsidRDefault="00E44A68" w:rsidP="00E44A68">
      <w:pPr>
        <w:numPr>
          <w:ilvl w:val="0"/>
          <w:numId w:val="18"/>
        </w:numPr>
      </w:pPr>
      <w:r w:rsidRPr="00264342">
        <w:rPr>
          <w:b/>
        </w:rPr>
        <w:t>POP-11</w:t>
      </w:r>
      <w:r w:rsidRPr="00E44A68">
        <w:t> is a </w:t>
      </w:r>
      <w:r w:rsidRPr="00264342">
        <w:t>reflective</w:t>
      </w:r>
      <w:r w:rsidRPr="00E44A68">
        <w:t>, </w:t>
      </w:r>
      <w:r w:rsidRPr="00264342">
        <w:t>incrementally compiled</w:t>
      </w:r>
      <w:r w:rsidR="00264342">
        <w:t xml:space="preserve"> </w:t>
      </w:r>
      <w:r w:rsidRPr="00264342">
        <w:t>programming language</w:t>
      </w:r>
      <w:r w:rsidR="00264342">
        <w:t xml:space="preserve"> </w:t>
      </w:r>
      <w:r w:rsidRPr="00E44A68">
        <w:t>with many of the features of an </w:t>
      </w:r>
      <w:r w:rsidRPr="00264342">
        <w:t>interpreted language</w:t>
      </w:r>
      <w:r w:rsidRPr="00E44A68">
        <w:t>. It is the core language of the </w:t>
      </w:r>
      <w:proofErr w:type="spellStart"/>
      <w:proofErr w:type="gramStart"/>
      <w:r w:rsidRPr="00264342">
        <w:rPr>
          <w:b/>
        </w:rPr>
        <w:t>Poplog</w:t>
      </w:r>
      <w:proofErr w:type="spellEnd"/>
      <w:r w:rsidR="00264342" w:rsidRPr="00264342">
        <w:rPr>
          <w:b/>
        </w:rPr>
        <w:t xml:space="preserve"> </w:t>
      </w:r>
      <w:r w:rsidRPr="00E44A68">
        <w:t> </w:t>
      </w:r>
      <w:r w:rsidRPr="00264342">
        <w:t>programming</w:t>
      </w:r>
      <w:proofErr w:type="gramEnd"/>
      <w:r w:rsidR="00264342">
        <w:t xml:space="preserve"> </w:t>
      </w:r>
      <w:r w:rsidRPr="00264342">
        <w:t>environment</w:t>
      </w:r>
      <w:r w:rsidRPr="00E44A68">
        <w:t> developed originally by the </w:t>
      </w:r>
      <w:r w:rsidRPr="00264342">
        <w:t>University of Sussex</w:t>
      </w:r>
      <w:r w:rsidRPr="00E44A68">
        <w:t>, and recently in the </w:t>
      </w:r>
      <w:r w:rsidRPr="00264342">
        <w:rPr>
          <w:b/>
        </w:rPr>
        <w:t xml:space="preserve">School of </w:t>
      </w:r>
      <w:r w:rsidRPr="00264342">
        <w:rPr>
          <w:b/>
        </w:rPr>
        <w:lastRenderedPageBreak/>
        <w:t>Computer Science</w:t>
      </w:r>
      <w:r w:rsidR="00264342">
        <w:t xml:space="preserve"> </w:t>
      </w:r>
      <w:r w:rsidRPr="00E44A68">
        <w:t>at the </w:t>
      </w:r>
      <w:r w:rsidRPr="00264342">
        <w:rPr>
          <w:b/>
        </w:rPr>
        <w:t>University of</w:t>
      </w:r>
      <w:r w:rsidRPr="00264342">
        <w:t xml:space="preserve"> </w:t>
      </w:r>
      <w:r w:rsidRPr="00264342">
        <w:rPr>
          <w:b/>
        </w:rPr>
        <w:t>Birmingham</w:t>
      </w:r>
      <w:r w:rsidR="00264342">
        <w:t xml:space="preserve"> </w:t>
      </w:r>
      <w:r w:rsidRPr="00E44A68">
        <w:t>which hosts </w:t>
      </w:r>
      <w:r w:rsidRPr="00264342">
        <w:t xml:space="preserve">the </w:t>
      </w:r>
      <w:proofErr w:type="spellStart"/>
      <w:r w:rsidRPr="00264342">
        <w:rPr>
          <w:b/>
        </w:rPr>
        <w:t>Poplog</w:t>
      </w:r>
      <w:proofErr w:type="spellEnd"/>
      <w:r w:rsidRPr="00264342">
        <w:rPr>
          <w:b/>
        </w:rPr>
        <w:t xml:space="preserve"> website</w:t>
      </w:r>
      <w:r w:rsidRPr="00E44A68">
        <w:t>, It is often used to introduce symbolic programming techniques to programmers of more conventional languages like </w:t>
      </w:r>
      <w:r w:rsidRPr="00264342">
        <w:rPr>
          <w:b/>
        </w:rPr>
        <w:t>Pascal,</w:t>
      </w:r>
      <w:r w:rsidRPr="00E44A68">
        <w:t xml:space="preserve"> who find POP syntax more familiar than that of </w:t>
      </w:r>
      <w:r w:rsidRPr="00264342">
        <w:rPr>
          <w:b/>
        </w:rPr>
        <w:t>Lisp.</w:t>
      </w:r>
      <w:r w:rsidRPr="00E44A68">
        <w:t xml:space="preserve"> One of POP-11's features is that it supports </w:t>
      </w:r>
      <w:r w:rsidRPr="00264342">
        <w:rPr>
          <w:b/>
        </w:rPr>
        <w:t>first-class functions</w:t>
      </w:r>
      <w:r w:rsidRPr="00E44A68">
        <w:t>.</w:t>
      </w:r>
    </w:p>
    <w:p w14:paraId="69AADBEF" w14:textId="77777777" w:rsidR="00E44A68" w:rsidRPr="00E44A68" w:rsidRDefault="00E44A68" w:rsidP="00E44A68">
      <w:pPr>
        <w:numPr>
          <w:ilvl w:val="0"/>
          <w:numId w:val="18"/>
        </w:numPr>
      </w:pPr>
      <w:r w:rsidRPr="00264342">
        <w:rPr>
          <w:b/>
        </w:rPr>
        <w:t>R</w:t>
      </w:r>
      <w:r w:rsidRPr="00E44A68">
        <w:t> is widely used in new-style artificial intelligence, involving statistical computations, numerical analysis, the use of Bayesian inference, neural networks and in general </w:t>
      </w:r>
      <w:r w:rsidRPr="00264342">
        <w:rPr>
          <w:b/>
        </w:rPr>
        <w:t>Machine Learning</w:t>
      </w:r>
      <w:r w:rsidRPr="00E44A68">
        <w:t>. In domains like finance, biology, sociology or medicine it is considered one of the main standard languages. It offers several paradigms of programming like vectorial computation, functional programming and object-oriented programming.</w:t>
      </w:r>
    </w:p>
    <w:p w14:paraId="69AADBF0" w14:textId="77777777" w:rsidR="00E44A68" w:rsidRPr="00E44A68" w:rsidRDefault="00E44A68" w:rsidP="00E44A68">
      <w:pPr>
        <w:numPr>
          <w:ilvl w:val="0"/>
          <w:numId w:val="18"/>
        </w:numPr>
      </w:pPr>
      <w:r w:rsidRPr="00264342">
        <w:rPr>
          <w:b/>
        </w:rPr>
        <w:t>Python</w:t>
      </w:r>
      <w:r w:rsidRPr="00E44A68">
        <w:t> is widely used for artificial intelligence, with packages for several applications including General AI, </w:t>
      </w:r>
      <w:r w:rsidRPr="00264342">
        <w:rPr>
          <w:b/>
        </w:rPr>
        <w:t>Machine Learning</w:t>
      </w:r>
      <w:r w:rsidRPr="00E44A68">
        <w:t>, </w:t>
      </w:r>
      <w:r w:rsidRPr="00264342">
        <w:rPr>
          <w:b/>
        </w:rPr>
        <w:t>Natural Language Processing </w:t>
      </w:r>
      <w:r w:rsidRPr="00E44A68">
        <w:t>and </w:t>
      </w:r>
      <w:r w:rsidRPr="00264342">
        <w:rPr>
          <w:b/>
        </w:rPr>
        <w:t>Neural Networks</w:t>
      </w:r>
      <w:r w:rsidRPr="00E44A68">
        <w:t>. The application of AI to develop programs that do human-like jobs and portray human skills is Machine Learning. Both Artificial Intelligence and Machine Learning are closely connected and are being used widely today.</w:t>
      </w:r>
    </w:p>
    <w:p w14:paraId="69AADBF1" w14:textId="77777777" w:rsidR="00E44A68" w:rsidRPr="00E44A68" w:rsidRDefault="00E44A68" w:rsidP="00E44A68">
      <w:pPr>
        <w:numPr>
          <w:ilvl w:val="0"/>
          <w:numId w:val="19"/>
        </w:numPr>
      </w:pPr>
      <w:r w:rsidRPr="00264342">
        <w:rPr>
          <w:b/>
        </w:rPr>
        <w:t>Haskell</w:t>
      </w:r>
      <w:r w:rsidR="00264342">
        <w:t xml:space="preserve"> </w:t>
      </w:r>
      <w:r w:rsidRPr="00E44A68">
        <w:t xml:space="preserve">is also a very good programming language for AI. Lazy evaluation and the list and </w:t>
      </w:r>
      <w:proofErr w:type="spellStart"/>
      <w:r w:rsidRPr="00E44A68">
        <w:t>LogicT</w:t>
      </w:r>
      <w:proofErr w:type="spellEnd"/>
      <w:r w:rsidRPr="00E44A68">
        <w:t> </w:t>
      </w:r>
      <w:r w:rsidRPr="00264342">
        <w:rPr>
          <w:b/>
        </w:rPr>
        <w:t>monads</w:t>
      </w:r>
      <w:r w:rsidRPr="00E44A68">
        <w:t> make it easy to express non-deterministic algorithms, which is often the case. Infinite data structures are great for search trees. The language's features enable a compositional way of expressing the algorithms. The only drawback is that working with graphs is a bit harder at first because of purity.</w:t>
      </w:r>
    </w:p>
    <w:p w14:paraId="69AADBF2" w14:textId="77777777" w:rsidR="00E44A68" w:rsidRPr="00E44A68" w:rsidRDefault="00E44A68" w:rsidP="00E44A68">
      <w:pPr>
        <w:numPr>
          <w:ilvl w:val="0"/>
          <w:numId w:val="19"/>
        </w:numPr>
      </w:pPr>
      <w:r w:rsidRPr="00264342">
        <w:rPr>
          <w:b/>
        </w:rPr>
        <w:t>Wolfram Language</w:t>
      </w:r>
      <w:r w:rsidRPr="00E44A68">
        <w:t> includes a wide range of integrated machine learning capabilities, from highly automated functions like Predict and Classify to functions based on specific methods and diagnostics. The functions work on many types of data, including numerical, categorical, time series, textual, and image.</w:t>
      </w:r>
    </w:p>
    <w:p w14:paraId="69AADBF3" w14:textId="77777777" w:rsidR="00E44A68" w:rsidRPr="00E44A68" w:rsidRDefault="00E44A68" w:rsidP="00E44A68">
      <w:pPr>
        <w:numPr>
          <w:ilvl w:val="0"/>
          <w:numId w:val="19"/>
        </w:numPr>
      </w:pPr>
      <w:r w:rsidRPr="00264342">
        <w:rPr>
          <w:b/>
        </w:rPr>
        <w:t>Julia (programming language)</w:t>
      </w:r>
      <w:r w:rsidRPr="00E44A68">
        <w:t>, e.g. for machine learning, using native or non-native libraries.</w:t>
      </w:r>
    </w:p>
    <w:p w14:paraId="69AADBF4" w14:textId="77777777" w:rsidR="00584FF0" w:rsidRDefault="00584FF0"/>
    <w:p w14:paraId="69AADBF5" w14:textId="77777777" w:rsidR="00E44A68" w:rsidRPr="00264342" w:rsidRDefault="00264342">
      <w:pPr>
        <w:rPr>
          <w:b/>
        </w:rPr>
      </w:pPr>
      <w:r w:rsidRPr="00264342">
        <w:rPr>
          <w:b/>
        </w:rPr>
        <w:t xml:space="preserve">OVERVIEW OF </w:t>
      </w:r>
      <w:r w:rsidR="00E44A68" w:rsidRPr="00264342">
        <w:rPr>
          <w:b/>
        </w:rPr>
        <w:t>PROLOG:</w:t>
      </w:r>
    </w:p>
    <w:p w14:paraId="69AADBF6" w14:textId="5F9B70EF" w:rsidR="00E44A68" w:rsidRPr="00E44A68" w:rsidRDefault="00E44A68" w:rsidP="00E44A68">
      <w:r w:rsidRPr="00E44A68">
        <w:rPr>
          <w:b/>
          <w:bCs/>
        </w:rPr>
        <w:t>Syntax and Basic Fields:</w:t>
      </w:r>
    </w:p>
    <w:p w14:paraId="69AADBF7" w14:textId="7064F64F" w:rsidR="00E44A68" w:rsidRPr="00E44A68" w:rsidRDefault="00E44A68" w:rsidP="00E44A68">
      <w:r w:rsidRPr="00E44A68">
        <w:t xml:space="preserve">In prolog, </w:t>
      </w:r>
      <w:r w:rsidR="00B03B5D" w:rsidRPr="00E44A68">
        <w:t>we</w:t>
      </w:r>
      <w:r w:rsidRPr="00E44A68">
        <w:t xml:space="preserve"> declare some facts. These facts constitute the Knowledge Base of the system. We can query against the Knowledge Base. We get output as affirmative if our query is already in the knowledge Base or it is implied by Knowledge Base, otherwise we get output as negative. So, Knowledge Base can be considered similar to database, against which we can query. Prolog facts are expressed in definite pattern. Facts contain entities and their relation. Entities are written within the parenthesis separated by comma (,). Their relation is expressed at the start and outside the parenthesis. Every fact/rule ends with a dot (.). So, a typical prolog fact goes as follows:</w:t>
      </w:r>
    </w:p>
    <w:p w14:paraId="69AADBF8" w14:textId="30B37A3B" w:rsidR="00E44A68" w:rsidRPr="00E44A68" w:rsidRDefault="00E44A68" w:rsidP="00E44A68">
      <w:r w:rsidRPr="00E44A68">
        <w:t xml:space="preserve">Format: </w:t>
      </w:r>
      <w:proofErr w:type="gramStart"/>
      <w:r w:rsidRPr="00E44A68">
        <w:t>relation(</w:t>
      </w:r>
      <w:proofErr w:type="gramEnd"/>
      <w:r w:rsidRPr="00E44A68">
        <w:t>entity1, entity2, ....</w:t>
      </w:r>
      <w:proofErr w:type="spellStart"/>
      <w:r w:rsidRPr="00E44A68">
        <w:t>k'th</w:t>
      </w:r>
      <w:proofErr w:type="spellEnd"/>
      <w:r w:rsidRPr="00E44A68">
        <w:t xml:space="preserve"> entity).</w:t>
      </w:r>
    </w:p>
    <w:p w14:paraId="69AADBF9" w14:textId="77777777" w:rsidR="00E44A68" w:rsidRPr="00E44A68" w:rsidRDefault="00E44A68" w:rsidP="00E44A68"/>
    <w:p w14:paraId="69AADBFA" w14:textId="77777777" w:rsidR="00E44A68" w:rsidRPr="00E44A68" w:rsidRDefault="00E44A68" w:rsidP="00E44A68">
      <w:proofErr w:type="gramStart"/>
      <w:r w:rsidRPr="00E44A68">
        <w:t>Example :</w:t>
      </w:r>
      <w:proofErr w:type="gramEnd"/>
    </w:p>
    <w:p w14:paraId="69AADBFB" w14:textId="77777777" w:rsidR="00E44A68" w:rsidRPr="00E44A68" w:rsidRDefault="00E44A68" w:rsidP="00E44A68">
      <w:proofErr w:type="gramStart"/>
      <w:r w:rsidRPr="00E44A68">
        <w:t>friends(</w:t>
      </w:r>
      <w:proofErr w:type="spellStart"/>
      <w:proofErr w:type="gramEnd"/>
      <w:r w:rsidRPr="00E44A68">
        <w:t>raju</w:t>
      </w:r>
      <w:proofErr w:type="spellEnd"/>
      <w:r w:rsidRPr="00E44A68">
        <w:t xml:space="preserve">, </w:t>
      </w:r>
      <w:proofErr w:type="spellStart"/>
      <w:r w:rsidRPr="00E44A68">
        <w:t>mahesh</w:t>
      </w:r>
      <w:proofErr w:type="spellEnd"/>
      <w:r w:rsidRPr="00E44A68">
        <w:t>).</w:t>
      </w:r>
    </w:p>
    <w:p w14:paraId="69AADBFC" w14:textId="77777777" w:rsidR="00E44A68" w:rsidRPr="00E44A68" w:rsidRDefault="00E44A68" w:rsidP="00E44A68">
      <w:r w:rsidRPr="00E44A68">
        <w:t>singer(</w:t>
      </w:r>
      <w:proofErr w:type="spellStart"/>
      <w:r w:rsidRPr="00E44A68">
        <w:t>sonu</w:t>
      </w:r>
      <w:proofErr w:type="spellEnd"/>
      <w:r w:rsidRPr="00E44A68">
        <w:t>).</w:t>
      </w:r>
    </w:p>
    <w:p w14:paraId="69AADBFD" w14:textId="77777777" w:rsidR="00E44A68" w:rsidRPr="00E44A68" w:rsidRDefault="00E44A68" w:rsidP="00E44A68">
      <w:proofErr w:type="spellStart"/>
      <w:r w:rsidRPr="00E44A68">
        <w:t>odd_</w:t>
      </w:r>
      <w:proofErr w:type="gramStart"/>
      <w:r w:rsidRPr="00E44A68">
        <w:t>number</w:t>
      </w:r>
      <w:proofErr w:type="spellEnd"/>
      <w:r w:rsidRPr="00E44A68">
        <w:t>(</w:t>
      </w:r>
      <w:proofErr w:type="gramEnd"/>
      <w:r w:rsidRPr="00E44A68">
        <w:t>5).</w:t>
      </w:r>
    </w:p>
    <w:p w14:paraId="69AADBFE" w14:textId="77777777" w:rsidR="00E44A68" w:rsidRPr="00E44A68" w:rsidRDefault="00E44A68" w:rsidP="00E44A68"/>
    <w:p w14:paraId="69AADBFF" w14:textId="77777777" w:rsidR="00E44A68" w:rsidRPr="00E44A68" w:rsidRDefault="00E44A68" w:rsidP="00E44A68">
      <w:proofErr w:type="gramStart"/>
      <w:r w:rsidRPr="00E44A68">
        <w:t>Explanation :</w:t>
      </w:r>
      <w:proofErr w:type="gramEnd"/>
    </w:p>
    <w:p w14:paraId="69AADC00" w14:textId="77777777" w:rsidR="00E44A68" w:rsidRPr="00E44A68" w:rsidRDefault="00E44A68" w:rsidP="00E44A68">
      <w:r w:rsidRPr="00E44A68">
        <w:t xml:space="preserve">These facts can be interpreted </w:t>
      </w:r>
      <w:proofErr w:type="gramStart"/>
      <w:r w:rsidRPr="00E44A68">
        <w:t>as :</w:t>
      </w:r>
      <w:proofErr w:type="gramEnd"/>
    </w:p>
    <w:p w14:paraId="69AADC01" w14:textId="77777777" w:rsidR="00E44A68" w:rsidRPr="00E44A68" w:rsidRDefault="00E44A68" w:rsidP="00E44A68">
      <w:proofErr w:type="spellStart"/>
      <w:r w:rsidRPr="00E44A68">
        <w:t>raju</w:t>
      </w:r>
      <w:proofErr w:type="spellEnd"/>
      <w:r w:rsidRPr="00E44A68">
        <w:t xml:space="preserve"> and </w:t>
      </w:r>
      <w:proofErr w:type="spellStart"/>
      <w:r w:rsidRPr="00E44A68">
        <w:t>mahesh</w:t>
      </w:r>
      <w:proofErr w:type="spellEnd"/>
      <w:r w:rsidRPr="00E44A68">
        <w:t xml:space="preserve"> are friends.</w:t>
      </w:r>
    </w:p>
    <w:p w14:paraId="69AADC02" w14:textId="77777777" w:rsidR="00E44A68" w:rsidRPr="00E44A68" w:rsidRDefault="00E44A68" w:rsidP="00E44A68">
      <w:proofErr w:type="spellStart"/>
      <w:r w:rsidRPr="00E44A68">
        <w:t>sonu</w:t>
      </w:r>
      <w:proofErr w:type="spellEnd"/>
      <w:r w:rsidRPr="00E44A68">
        <w:t xml:space="preserve"> is a singer.</w:t>
      </w:r>
    </w:p>
    <w:p w14:paraId="69AADC03" w14:textId="77777777" w:rsidR="00E44A68" w:rsidRPr="00E44A68" w:rsidRDefault="00E44A68" w:rsidP="00E44A68">
      <w:r w:rsidRPr="00E44A68">
        <w:t>5 is an odd number.</w:t>
      </w:r>
    </w:p>
    <w:p w14:paraId="69AADC04" w14:textId="77777777" w:rsidR="00E44A68" w:rsidRPr="00E44A68" w:rsidRDefault="00E44A68" w:rsidP="00E44A68"/>
    <w:p w14:paraId="69AADC05" w14:textId="77777777" w:rsidR="00E44A68" w:rsidRPr="00E44A68" w:rsidRDefault="00E44A68" w:rsidP="00E44A68">
      <w:r w:rsidRPr="00E44A68">
        <w:rPr>
          <w:b/>
          <w:bCs/>
        </w:rPr>
        <w:t xml:space="preserve">Key </w:t>
      </w:r>
      <w:proofErr w:type="gramStart"/>
      <w:r w:rsidRPr="00E44A68">
        <w:rPr>
          <w:b/>
          <w:bCs/>
        </w:rPr>
        <w:t>Features :</w:t>
      </w:r>
      <w:proofErr w:type="gramEnd"/>
      <w:r w:rsidRPr="00E44A68">
        <w:br/>
      </w:r>
      <w:r w:rsidRPr="00E44A68">
        <w:rPr>
          <w:b/>
          <w:bCs/>
        </w:rPr>
        <w:t>1. Unification :</w:t>
      </w:r>
      <w:r w:rsidRPr="00E44A68">
        <w:t> The basic idea is, can the given terms be made to represent the same structure.</w:t>
      </w:r>
      <w:r w:rsidRPr="00E44A68">
        <w:br/>
      </w:r>
      <w:r w:rsidRPr="00E44A68">
        <w:rPr>
          <w:b/>
          <w:bCs/>
        </w:rPr>
        <w:t xml:space="preserve">2. </w:t>
      </w:r>
      <w:proofErr w:type="gramStart"/>
      <w:r w:rsidRPr="00E44A68">
        <w:rPr>
          <w:b/>
          <w:bCs/>
        </w:rPr>
        <w:t>Backtracking :</w:t>
      </w:r>
      <w:proofErr w:type="gramEnd"/>
      <w:r w:rsidRPr="00E44A68">
        <w:t> When a task fails, prolog traces backwards and tries to satisfy previous task.</w:t>
      </w:r>
      <w:r w:rsidRPr="00E44A68">
        <w:br/>
      </w:r>
      <w:r w:rsidRPr="00E44A68">
        <w:rPr>
          <w:b/>
          <w:bCs/>
        </w:rPr>
        <w:t xml:space="preserve">3. </w:t>
      </w:r>
      <w:proofErr w:type="gramStart"/>
      <w:r w:rsidRPr="00E44A68">
        <w:rPr>
          <w:b/>
          <w:bCs/>
        </w:rPr>
        <w:t>Recursion :</w:t>
      </w:r>
      <w:proofErr w:type="gramEnd"/>
      <w:r w:rsidRPr="00E44A68">
        <w:t> Recursion is the basis for any search in program.</w:t>
      </w:r>
    </w:p>
    <w:p w14:paraId="69AADC06" w14:textId="77777777" w:rsidR="00E44A68" w:rsidRDefault="00E44A68" w:rsidP="00E44A68">
      <w:pPr>
        <w:rPr>
          <w:b/>
          <w:bCs/>
        </w:rPr>
      </w:pPr>
      <w:r w:rsidRPr="00E44A68">
        <w:rPr>
          <w:b/>
          <w:bCs/>
        </w:rPr>
        <w:t xml:space="preserve">Running </w:t>
      </w:r>
      <w:proofErr w:type="gramStart"/>
      <w:r w:rsidRPr="00E44A68">
        <w:rPr>
          <w:b/>
          <w:bCs/>
        </w:rPr>
        <w:t>queries :</w:t>
      </w:r>
      <w:proofErr w:type="gramEnd"/>
    </w:p>
    <w:tbl>
      <w:tblPr>
        <w:tblW w:w="0" w:type="auto"/>
        <w:tblInd w:w="-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850"/>
      </w:tblGrid>
      <w:tr w:rsidR="00E44A68" w14:paraId="69AADC11" w14:textId="77777777" w:rsidTr="00E44A68">
        <w:trPr>
          <w:trHeight w:val="6660"/>
        </w:trPr>
        <w:tc>
          <w:tcPr>
            <w:tcW w:w="5850" w:type="dxa"/>
          </w:tcPr>
          <w:p w14:paraId="69AADC07" w14:textId="77777777" w:rsidR="00E44A68" w:rsidRPr="00E44A68" w:rsidRDefault="00E44A68" w:rsidP="00E44A68">
            <w:pPr>
              <w:ind w:left="195"/>
            </w:pPr>
            <w:r w:rsidRPr="00E44A68">
              <w:lastRenderedPageBreak/>
              <w:br/>
              <w:t>A typical prolog query can be asked as :</w:t>
            </w:r>
          </w:p>
          <w:p w14:paraId="69AADC08" w14:textId="77777777" w:rsidR="00E44A68" w:rsidRPr="00E44A68" w:rsidRDefault="00E44A68" w:rsidP="00E44A68">
            <w:pPr>
              <w:ind w:left="195"/>
            </w:pPr>
            <w:r w:rsidRPr="00E44A68">
              <w:t xml:space="preserve">Query </w:t>
            </w:r>
            <w:proofErr w:type="gramStart"/>
            <w:r w:rsidRPr="00E44A68">
              <w:t>1 :</w:t>
            </w:r>
            <w:proofErr w:type="gramEnd"/>
            <w:r w:rsidRPr="00E44A68">
              <w:t xml:space="preserve"> ?- singer(</w:t>
            </w:r>
            <w:proofErr w:type="spellStart"/>
            <w:r w:rsidRPr="00E44A68">
              <w:t>sonu</w:t>
            </w:r>
            <w:proofErr w:type="spellEnd"/>
            <w:r w:rsidRPr="00E44A68">
              <w:t>).</w:t>
            </w:r>
          </w:p>
          <w:p w14:paraId="69AADC09" w14:textId="77777777" w:rsidR="00E44A68" w:rsidRPr="00E44A68" w:rsidRDefault="00E44A68" w:rsidP="00E44A68">
            <w:pPr>
              <w:ind w:left="195"/>
            </w:pPr>
            <w:proofErr w:type="gramStart"/>
            <w:r w:rsidRPr="00E44A68">
              <w:t>Output :</w:t>
            </w:r>
            <w:proofErr w:type="gramEnd"/>
            <w:r w:rsidRPr="00E44A68">
              <w:t xml:space="preserve"> Yes.</w:t>
            </w:r>
          </w:p>
          <w:p w14:paraId="69AADC0A" w14:textId="77777777" w:rsidR="00E44A68" w:rsidRPr="00E44A68" w:rsidRDefault="00E44A68" w:rsidP="00E44A68">
            <w:pPr>
              <w:ind w:left="195"/>
            </w:pPr>
          </w:p>
          <w:p w14:paraId="69AADC0B" w14:textId="77777777" w:rsidR="00E44A68" w:rsidRPr="00E44A68" w:rsidRDefault="00E44A68" w:rsidP="00E44A68">
            <w:pPr>
              <w:ind w:left="195"/>
            </w:pPr>
            <w:proofErr w:type="gramStart"/>
            <w:r w:rsidRPr="00E44A68">
              <w:t>Explanation :</w:t>
            </w:r>
            <w:proofErr w:type="gramEnd"/>
            <w:r w:rsidRPr="00E44A68">
              <w:t xml:space="preserve"> As our knowledge base contains </w:t>
            </w:r>
            <w:r w:rsidRPr="00E44A68">
              <w:br/>
              <w:t xml:space="preserve">the above fact, so output was 'Yes', otherwise </w:t>
            </w:r>
            <w:r w:rsidRPr="00E44A68">
              <w:br/>
              <w:t xml:space="preserve">it would have been 'No'. </w:t>
            </w:r>
          </w:p>
          <w:p w14:paraId="69AADC0C" w14:textId="77777777" w:rsidR="00E44A68" w:rsidRPr="00E44A68" w:rsidRDefault="00E44A68" w:rsidP="00E44A68">
            <w:pPr>
              <w:ind w:left="195"/>
            </w:pPr>
          </w:p>
          <w:p w14:paraId="69AADC0D" w14:textId="77777777" w:rsidR="00E44A68" w:rsidRPr="00E44A68" w:rsidRDefault="00E44A68" w:rsidP="00E44A68">
            <w:pPr>
              <w:ind w:left="195"/>
            </w:pPr>
            <w:r w:rsidRPr="00E44A68">
              <w:t xml:space="preserve">Query </w:t>
            </w:r>
            <w:proofErr w:type="gramStart"/>
            <w:r w:rsidRPr="00E44A68">
              <w:t>2 :</w:t>
            </w:r>
            <w:proofErr w:type="gramEnd"/>
            <w:r w:rsidRPr="00E44A68">
              <w:t xml:space="preserve"> ?- </w:t>
            </w:r>
            <w:proofErr w:type="spellStart"/>
            <w:r w:rsidRPr="00E44A68">
              <w:t>odd_number</w:t>
            </w:r>
            <w:proofErr w:type="spellEnd"/>
            <w:r w:rsidRPr="00E44A68">
              <w:t>(7).</w:t>
            </w:r>
          </w:p>
          <w:p w14:paraId="69AADC0E" w14:textId="77777777" w:rsidR="00E44A68" w:rsidRPr="00E44A68" w:rsidRDefault="00E44A68" w:rsidP="00E44A68">
            <w:pPr>
              <w:ind w:left="195"/>
            </w:pPr>
            <w:proofErr w:type="gramStart"/>
            <w:r w:rsidRPr="00E44A68">
              <w:t>Output :</w:t>
            </w:r>
            <w:proofErr w:type="gramEnd"/>
            <w:r w:rsidRPr="00E44A68">
              <w:t xml:space="preserve"> No.</w:t>
            </w:r>
          </w:p>
          <w:p w14:paraId="69AADC0F" w14:textId="77777777" w:rsidR="00E44A68" w:rsidRPr="00E44A68" w:rsidRDefault="00E44A68" w:rsidP="00E44A68">
            <w:pPr>
              <w:ind w:left="195"/>
            </w:pPr>
          </w:p>
          <w:p w14:paraId="69AADC10" w14:textId="77777777" w:rsidR="00E44A68" w:rsidRDefault="00E44A68" w:rsidP="00E44A68">
            <w:pPr>
              <w:ind w:left="195"/>
            </w:pPr>
            <w:proofErr w:type="gramStart"/>
            <w:r w:rsidRPr="00E44A68">
              <w:t>Explanation :</w:t>
            </w:r>
            <w:proofErr w:type="gramEnd"/>
            <w:r w:rsidRPr="00E44A68">
              <w:t xml:space="preserve"> As our knowledge base does not </w:t>
            </w:r>
            <w:r w:rsidRPr="00E44A68">
              <w:br/>
              <w:t>contain the above fact, so output was 'No'.</w:t>
            </w:r>
          </w:p>
        </w:tc>
      </w:tr>
    </w:tbl>
    <w:p w14:paraId="69AADC12" w14:textId="77777777" w:rsidR="00E44A68" w:rsidRPr="00E44A68" w:rsidRDefault="00E44A68" w:rsidP="00E44A68"/>
    <w:p w14:paraId="69AADC13" w14:textId="77777777" w:rsidR="00E44A68" w:rsidRPr="00E44A68" w:rsidRDefault="00E44A68" w:rsidP="00E44A68">
      <w:proofErr w:type="gramStart"/>
      <w:r w:rsidRPr="00E44A68">
        <w:rPr>
          <w:b/>
          <w:bCs/>
        </w:rPr>
        <w:t>Advantages :</w:t>
      </w:r>
      <w:proofErr w:type="gramEnd"/>
      <w:r w:rsidRPr="00E44A68">
        <w:br/>
      </w:r>
      <w:r w:rsidRPr="00E44A68">
        <w:rPr>
          <w:b/>
          <w:bCs/>
        </w:rPr>
        <w:t>1. </w:t>
      </w:r>
      <w:r w:rsidRPr="00E44A68">
        <w:t>Easy to build database. Doesn’t need a lot of programming effort.</w:t>
      </w:r>
      <w:r w:rsidRPr="00E44A68">
        <w:br/>
      </w:r>
      <w:r w:rsidRPr="00E44A68">
        <w:rPr>
          <w:b/>
          <w:bCs/>
        </w:rPr>
        <w:t>2. </w:t>
      </w:r>
      <w:r w:rsidRPr="00E44A68">
        <w:t>Pattern matching is easy. Search is recursion based.</w:t>
      </w:r>
      <w:r w:rsidRPr="00E44A68">
        <w:br/>
      </w:r>
      <w:r w:rsidRPr="00E44A68">
        <w:rPr>
          <w:b/>
          <w:bCs/>
        </w:rPr>
        <w:t>3. </w:t>
      </w:r>
      <w:r w:rsidRPr="00E44A68">
        <w:t>It has built in list handling. Makes it easier to play with any algorithm involving lists.</w:t>
      </w:r>
    </w:p>
    <w:p w14:paraId="69AADC14" w14:textId="77777777" w:rsidR="00E44A68" w:rsidRPr="00E44A68" w:rsidRDefault="00E44A68" w:rsidP="00E44A68">
      <w:proofErr w:type="gramStart"/>
      <w:r w:rsidRPr="00E44A68">
        <w:rPr>
          <w:b/>
          <w:bCs/>
        </w:rPr>
        <w:t>Disadvantages :</w:t>
      </w:r>
      <w:proofErr w:type="gramEnd"/>
      <w:r w:rsidRPr="00E44A68">
        <w:br/>
      </w:r>
      <w:r w:rsidRPr="00E44A68">
        <w:rPr>
          <w:b/>
          <w:bCs/>
        </w:rPr>
        <w:t>1.</w:t>
      </w:r>
      <w:r w:rsidRPr="00E44A68">
        <w:t> LISP (another logic programming language) dominates over prolog with respect to I/O features.</w:t>
      </w:r>
      <w:r w:rsidRPr="00E44A68">
        <w:br/>
      </w:r>
      <w:r w:rsidRPr="00E44A68">
        <w:rPr>
          <w:b/>
          <w:bCs/>
        </w:rPr>
        <w:t>2.</w:t>
      </w:r>
      <w:r w:rsidRPr="00E44A68">
        <w:t> Sometimes input and output is not easy.</w:t>
      </w:r>
    </w:p>
    <w:p w14:paraId="69AADC15" w14:textId="77777777" w:rsidR="00E44A68" w:rsidRPr="00E44A68" w:rsidRDefault="00E44A68" w:rsidP="00E44A68">
      <w:proofErr w:type="gramStart"/>
      <w:r w:rsidRPr="00E44A68">
        <w:rPr>
          <w:b/>
          <w:bCs/>
        </w:rPr>
        <w:t>Applications :</w:t>
      </w:r>
      <w:proofErr w:type="gramEnd"/>
    </w:p>
    <w:p w14:paraId="69AADC16" w14:textId="77777777" w:rsidR="00E44A68" w:rsidRPr="00E44A68" w:rsidRDefault="00E44A68" w:rsidP="00E44A68">
      <w:r w:rsidRPr="00E44A68">
        <w:t xml:space="preserve">Prolog is highly used in artificial </w:t>
      </w:r>
      <w:proofErr w:type="gramStart"/>
      <w:r w:rsidRPr="00E44A68">
        <w:t>intelligence(</w:t>
      </w:r>
      <w:proofErr w:type="gramEnd"/>
      <w:r w:rsidRPr="00E44A68">
        <w:t>AI). Prolog is also used for pattern matching over natural language parse trees.</w:t>
      </w:r>
    </w:p>
    <w:p w14:paraId="69AADC17" w14:textId="77777777" w:rsidR="00E44A68" w:rsidRDefault="001F114D">
      <w:r w:rsidRPr="001F114D">
        <w:rPr>
          <w:b/>
          <w:sz w:val="32"/>
          <w:szCs w:val="32"/>
        </w:rPr>
        <w:t>LISP</w:t>
      </w:r>
      <w:r>
        <w:t>:</w:t>
      </w:r>
    </w:p>
    <w:p w14:paraId="69AADC18" w14:textId="77777777" w:rsidR="001F114D" w:rsidRDefault="001F114D" w:rsidP="001F114D">
      <w:pPr>
        <w:pStyle w:val="NormalWeb"/>
        <w:spacing w:before="120" w:beforeAutospacing="0" w:after="144" w:afterAutospacing="0"/>
        <w:jc w:val="both"/>
        <w:rPr>
          <w:rFonts w:ascii="Arial" w:hAnsi="Arial" w:cs="Arial"/>
          <w:color w:val="000000"/>
        </w:rPr>
      </w:pPr>
      <w:r>
        <w:rPr>
          <w:rFonts w:ascii="Arial" w:hAnsi="Arial" w:cs="Arial"/>
          <w:color w:val="000000"/>
        </w:rPr>
        <w:t>John McCarthy invented LISP in 1958, shortly after the development of FORTRAN. It was first implemented by Steve Russell on an IBM 704 computer.</w:t>
      </w:r>
    </w:p>
    <w:p w14:paraId="69AADC19" w14:textId="77777777" w:rsidR="001F114D" w:rsidRDefault="001F114D" w:rsidP="001F114D">
      <w:pPr>
        <w:pStyle w:val="NormalWeb"/>
        <w:spacing w:before="120" w:beforeAutospacing="0" w:after="144" w:afterAutospacing="0"/>
        <w:jc w:val="both"/>
        <w:rPr>
          <w:rFonts w:ascii="Arial" w:hAnsi="Arial" w:cs="Arial"/>
          <w:color w:val="000000"/>
        </w:rPr>
      </w:pPr>
      <w:r>
        <w:rPr>
          <w:rFonts w:ascii="Arial" w:hAnsi="Arial" w:cs="Arial"/>
          <w:color w:val="000000"/>
        </w:rPr>
        <w:lastRenderedPageBreak/>
        <w:t>It is particularly suitable for Artificial Intelligence programs, as it processes symbolic information effectively.</w:t>
      </w:r>
    </w:p>
    <w:p w14:paraId="69AADC1A" w14:textId="77777777" w:rsidR="001F114D" w:rsidRDefault="001F114D" w:rsidP="001F114D">
      <w:pPr>
        <w:pStyle w:val="NormalWeb"/>
        <w:spacing w:before="120" w:beforeAutospacing="0" w:after="144" w:afterAutospacing="0"/>
        <w:jc w:val="both"/>
        <w:rPr>
          <w:rFonts w:ascii="Arial" w:hAnsi="Arial" w:cs="Arial"/>
          <w:color w:val="000000"/>
        </w:rPr>
      </w:pPr>
      <w:r>
        <w:rPr>
          <w:rFonts w:ascii="Arial" w:hAnsi="Arial" w:cs="Arial"/>
          <w:color w:val="000000"/>
        </w:rPr>
        <w:t xml:space="preserve">Common Lisp originated, during the 1980s and 1990s, in an attempt to unify the work of several implementation groups that were successors to </w:t>
      </w:r>
      <w:proofErr w:type="spellStart"/>
      <w:r>
        <w:rPr>
          <w:rFonts w:ascii="Arial" w:hAnsi="Arial" w:cs="Arial"/>
          <w:color w:val="000000"/>
        </w:rPr>
        <w:t>Maclisp</w:t>
      </w:r>
      <w:proofErr w:type="spellEnd"/>
      <w:r>
        <w:rPr>
          <w:rFonts w:ascii="Arial" w:hAnsi="Arial" w:cs="Arial"/>
          <w:color w:val="000000"/>
        </w:rPr>
        <w:t xml:space="preserve">, like </w:t>
      </w:r>
      <w:proofErr w:type="spellStart"/>
      <w:r>
        <w:rPr>
          <w:rFonts w:ascii="Arial" w:hAnsi="Arial" w:cs="Arial"/>
          <w:color w:val="000000"/>
        </w:rPr>
        <w:t>ZetaLisp</w:t>
      </w:r>
      <w:proofErr w:type="spellEnd"/>
      <w:r>
        <w:rPr>
          <w:rFonts w:ascii="Arial" w:hAnsi="Arial" w:cs="Arial"/>
          <w:color w:val="000000"/>
        </w:rPr>
        <w:t xml:space="preserve"> and NIL (New Implementation of Lisp) etc.</w:t>
      </w:r>
    </w:p>
    <w:p w14:paraId="69AADC1B" w14:textId="77777777" w:rsidR="001F114D" w:rsidRDefault="001F114D" w:rsidP="001F114D">
      <w:pPr>
        <w:pStyle w:val="NormalWeb"/>
        <w:spacing w:before="120" w:beforeAutospacing="0" w:after="144" w:afterAutospacing="0"/>
        <w:jc w:val="both"/>
        <w:rPr>
          <w:rFonts w:ascii="Arial" w:hAnsi="Arial" w:cs="Arial"/>
          <w:color w:val="000000"/>
        </w:rPr>
      </w:pPr>
      <w:r>
        <w:rPr>
          <w:rFonts w:ascii="Arial" w:hAnsi="Arial" w:cs="Arial"/>
          <w:color w:val="000000"/>
        </w:rPr>
        <w:t>It serves as a common language, which can be easily extended for specific implementation.</w:t>
      </w:r>
    </w:p>
    <w:p w14:paraId="69AADC1C" w14:textId="77777777" w:rsidR="001F114D" w:rsidRDefault="001F114D" w:rsidP="001F114D">
      <w:pPr>
        <w:pStyle w:val="NormalWeb"/>
        <w:spacing w:before="120" w:beforeAutospacing="0" w:after="144" w:afterAutospacing="0"/>
        <w:jc w:val="both"/>
        <w:rPr>
          <w:rFonts w:ascii="Arial" w:hAnsi="Arial" w:cs="Arial"/>
          <w:color w:val="000000"/>
        </w:rPr>
      </w:pPr>
      <w:r>
        <w:rPr>
          <w:rFonts w:ascii="Arial" w:hAnsi="Arial" w:cs="Arial"/>
          <w:color w:val="000000"/>
        </w:rPr>
        <w:t>Programs written in Common LISP do not depend on machine-specific characteristics, such as word length etc.</w:t>
      </w:r>
    </w:p>
    <w:p w14:paraId="69AADC1D" w14:textId="77777777" w:rsidR="001F114D" w:rsidRPr="001F114D" w:rsidRDefault="001F114D" w:rsidP="001F114D">
      <w:pPr>
        <w:spacing w:before="120" w:after="144" w:line="240" w:lineRule="auto"/>
        <w:jc w:val="both"/>
        <w:rPr>
          <w:rFonts w:ascii="Arial" w:eastAsia="Times New Roman" w:hAnsi="Arial" w:cs="Arial"/>
          <w:color w:val="000000"/>
          <w:sz w:val="24"/>
          <w:szCs w:val="24"/>
        </w:rPr>
      </w:pPr>
      <w:r w:rsidRPr="001F114D">
        <w:rPr>
          <w:rFonts w:ascii="Arial" w:eastAsia="Times New Roman" w:hAnsi="Arial" w:cs="Arial"/>
          <w:color w:val="000000"/>
          <w:sz w:val="24"/>
          <w:szCs w:val="24"/>
        </w:rPr>
        <w:t>LISP expressions are called symbolic expressions or s-expressions. The s-expressions are composed of three valid objects, atoms, lists and strings.</w:t>
      </w:r>
    </w:p>
    <w:p w14:paraId="69AADC1E" w14:textId="77777777" w:rsidR="001F114D" w:rsidRPr="001F114D" w:rsidRDefault="001F114D" w:rsidP="001F114D">
      <w:pPr>
        <w:spacing w:before="120" w:after="144" w:line="240" w:lineRule="auto"/>
        <w:jc w:val="both"/>
        <w:rPr>
          <w:rFonts w:ascii="Arial" w:eastAsia="Times New Roman" w:hAnsi="Arial" w:cs="Arial"/>
          <w:color w:val="000000"/>
          <w:sz w:val="24"/>
          <w:szCs w:val="24"/>
        </w:rPr>
      </w:pPr>
      <w:r w:rsidRPr="001F114D">
        <w:rPr>
          <w:rFonts w:ascii="Arial" w:eastAsia="Times New Roman" w:hAnsi="Arial" w:cs="Arial"/>
          <w:color w:val="000000"/>
          <w:sz w:val="24"/>
          <w:szCs w:val="24"/>
        </w:rPr>
        <w:t>Any s-expression is a valid program.</w:t>
      </w:r>
    </w:p>
    <w:p w14:paraId="69AADC1F" w14:textId="77777777" w:rsidR="001F114D" w:rsidRPr="001F114D" w:rsidRDefault="001F114D" w:rsidP="001F114D">
      <w:pPr>
        <w:spacing w:before="120" w:after="144" w:line="240" w:lineRule="auto"/>
        <w:jc w:val="both"/>
        <w:rPr>
          <w:rFonts w:ascii="Arial" w:eastAsia="Times New Roman" w:hAnsi="Arial" w:cs="Arial"/>
          <w:color w:val="000000"/>
          <w:sz w:val="24"/>
          <w:szCs w:val="24"/>
        </w:rPr>
      </w:pPr>
      <w:r w:rsidRPr="001F114D">
        <w:rPr>
          <w:rFonts w:ascii="Arial" w:eastAsia="Times New Roman" w:hAnsi="Arial" w:cs="Arial"/>
          <w:color w:val="000000"/>
          <w:sz w:val="24"/>
          <w:szCs w:val="24"/>
        </w:rPr>
        <w:t>LISP programs run either on an </w:t>
      </w:r>
      <w:r w:rsidRPr="001F114D">
        <w:rPr>
          <w:rFonts w:ascii="Arial" w:eastAsia="Times New Roman" w:hAnsi="Arial" w:cs="Arial"/>
          <w:b/>
          <w:bCs/>
          <w:color w:val="000000"/>
          <w:sz w:val="24"/>
          <w:szCs w:val="24"/>
        </w:rPr>
        <w:t>interpreter</w:t>
      </w:r>
      <w:r w:rsidRPr="001F114D">
        <w:rPr>
          <w:rFonts w:ascii="Arial" w:eastAsia="Times New Roman" w:hAnsi="Arial" w:cs="Arial"/>
          <w:color w:val="000000"/>
          <w:sz w:val="24"/>
          <w:szCs w:val="24"/>
        </w:rPr>
        <w:t> or as </w:t>
      </w:r>
      <w:r w:rsidRPr="001F114D">
        <w:rPr>
          <w:rFonts w:ascii="Arial" w:eastAsia="Times New Roman" w:hAnsi="Arial" w:cs="Arial"/>
          <w:b/>
          <w:bCs/>
          <w:color w:val="000000"/>
          <w:sz w:val="24"/>
          <w:szCs w:val="24"/>
        </w:rPr>
        <w:t>compiled code.</w:t>
      </w:r>
    </w:p>
    <w:p w14:paraId="69AADC20" w14:textId="77777777" w:rsidR="001F114D" w:rsidRPr="001F114D" w:rsidRDefault="001F114D" w:rsidP="001F114D">
      <w:pPr>
        <w:spacing w:before="120" w:after="144" w:line="240" w:lineRule="auto"/>
        <w:jc w:val="both"/>
        <w:rPr>
          <w:rFonts w:ascii="Arial" w:eastAsia="Times New Roman" w:hAnsi="Arial" w:cs="Arial"/>
          <w:color w:val="000000"/>
          <w:sz w:val="24"/>
          <w:szCs w:val="24"/>
        </w:rPr>
      </w:pPr>
      <w:r w:rsidRPr="001F114D">
        <w:rPr>
          <w:rFonts w:ascii="Arial" w:eastAsia="Times New Roman" w:hAnsi="Arial" w:cs="Arial"/>
          <w:color w:val="000000"/>
          <w:sz w:val="24"/>
          <w:szCs w:val="24"/>
        </w:rPr>
        <w:t>The interpreter checks the source code in a repeated loop, which is also called the read-evaluate-print loop (REPL). It reads the program code, evaluates it, and prints the values returned by the program.</w:t>
      </w:r>
    </w:p>
    <w:p w14:paraId="69AADC21" w14:textId="77777777" w:rsidR="001F114D" w:rsidRDefault="001F114D" w:rsidP="001F114D">
      <w:pPr>
        <w:spacing w:before="100" w:beforeAutospacing="1" w:after="100" w:afterAutospacing="1" w:line="240" w:lineRule="auto"/>
        <w:outlineLvl w:val="1"/>
        <w:rPr>
          <w:rFonts w:ascii="Arial" w:eastAsia="Times New Roman" w:hAnsi="Arial" w:cs="Arial"/>
          <w:color w:val="000000"/>
          <w:sz w:val="35"/>
          <w:szCs w:val="35"/>
        </w:rPr>
      </w:pPr>
    </w:p>
    <w:p w14:paraId="69AADC22" w14:textId="77777777" w:rsidR="001F114D" w:rsidRDefault="001F114D" w:rsidP="001F114D">
      <w:pPr>
        <w:spacing w:before="100" w:beforeAutospacing="1" w:after="100" w:afterAutospacing="1" w:line="240" w:lineRule="auto"/>
        <w:outlineLvl w:val="1"/>
        <w:rPr>
          <w:rFonts w:ascii="Arial" w:eastAsia="Times New Roman" w:hAnsi="Arial" w:cs="Arial"/>
          <w:color w:val="000000"/>
          <w:sz w:val="35"/>
          <w:szCs w:val="35"/>
        </w:rPr>
      </w:pPr>
    </w:p>
    <w:p w14:paraId="69AADC23" w14:textId="77777777" w:rsidR="001F114D" w:rsidRDefault="001F114D" w:rsidP="001F114D">
      <w:pPr>
        <w:spacing w:before="100" w:beforeAutospacing="1" w:after="100" w:afterAutospacing="1" w:line="240" w:lineRule="auto"/>
        <w:outlineLvl w:val="1"/>
        <w:rPr>
          <w:rFonts w:ascii="Arial" w:eastAsia="Times New Roman" w:hAnsi="Arial" w:cs="Arial"/>
          <w:color w:val="000000"/>
          <w:sz w:val="35"/>
          <w:szCs w:val="35"/>
        </w:rPr>
      </w:pPr>
    </w:p>
    <w:p w14:paraId="69AADC24" w14:textId="77777777" w:rsidR="001F114D" w:rsidRPr="001F114D" w:rsidRDefault="001F114D" w:rsidP="001F114D">
      <w:pPr>
        <w:spacing w:before="100" w:beforeAutospacing="1" w:after="100" w:afterAutospacing="1" w:line="240" w:lineRule="auto"/>
        <w:outlineLvl w:val="1"/>
        <w:rPr>
          <w:rFonts w:ascii="Arial" w:eastAsia="Times New Roman" w:hAnsi="Arial" w:cs="Arial"/>
          <w:color w:val="000000"/>
          <w:sz w:val="35"/>
          <w:szCs w:val="35"/>
        </w:rPr>
      </w:pPr>
      <w:r w:rsidRPr="001F114D">
        <w:rPr>
          <w:rFonts w:ascii="Arial" w:eastAsia="Times New Roman" w:hAnsi="Arial" w:cs="Arial"/>
          <w:color w:val="000000"/>
          <w:sz w:val="35"/>
          <w:szCs w:val="35"/>
        </w:rPr>
        <w:t>A Simple Program</w:t>
      </w:r>
    </w:p>
    <w:p w14:paraId="69AADC25" w14:textId="77777777" w:rsidR="001F114D" w:rsidRPr="001F114D" w:rsidRDefault="001F114D" w:rsidP="001F114D">
      <w:pPr>
        <w:spacing w:before="120" w:after="144" w:line="240" w:lineRule="auto"/>
        <w:jc w:val="both"/>
        <w:rPr>
          <w:rFonts w:ascii="Arial" w:eastAsia="Times New Roman" w:hAnsi="Arial" w:cs="Arial"/>
          <w:color w:val="000000"/>
          <w:sz w:val="24"/>
          <w:szCs w:val="24"/>
        </w:rPr>
      </w:pPr>
      <w:r w:rsidRPr="001F114D">
        <w:rPr>
          <w:rFonts w:ascii="Arial" w:eastAsia="Times New Roman" w:hAnsi="Arial" w:cs="Arial"/>
          <w:color w:val="000000"/>
          <w:sz w:val="24"/>
          <w:szCs w:val="24"/>
        </w:rPr>
        <w:t>Let us write an s-expression to find the sum of three numbers 7, 9 and 11. To do this, we can type at the interpreter prompt.</w:t>
      </w:r>
    </w:p>
    <w:p w14:paraId="69AADC26" w14:textId="77777777" w:rsidR="001F114D" w:rsidRDefault="001F114D" w:rsidP="001F114D">
      <w:pPr>
        <w:pStyle w:val="NormalWeb"/>
        <w:spacing w:before="120" w:beforeAutospacing="0" w:after="144" w:afterAutospacing="0"/>
        <w:jc w:val="both"/>
        <w:rPr>
          <w:rFonts w:ascii="Arial" w:hAnsi="Arial" w:cs="Arial"/>
          <w:color w:val="000000"/>
        </w:rPr>
      </w:pPr>
      <w:r w:rsidRPr="001F114D">
        <w:rPr>
          <w:rFonts w:ascii="Arial" w:hAnsi="Arial" w:cs="Arial"/>
          <w:color w:val="000000"/>
        </w:rPr>
        <w:t>(</w:t>
      </w:r>
      <w:proofErr w:type="gramStart"/>
      <w:r w:rsidRPr="001F114D">
        <w:rPr>
          <w:rFonts w:ascii="Arial" w:hAnsi="Arial" w:cs="Arial"/>
          <w:color w:val="000000"/>
        </w:rPr>
        <w:t>write</w:t>
      </w:r>
      <w:proofErr w:type="gramEnd"/>
      <w:r w:rsidRPr="001F114D">
        <w:rPr>
          <w:rFonts w:ascii="Arial" w:hAnsi="Arial" w:cs="Arial"/>
          <w:color w:val="000000"/>
        </w:rPr>
        <w:t xml:space="preserve"> (+ 7 9 11))</w:t>
      </w:r>
    </w:p>
    <w:p w14:paraId="69AADC27" w14:textId="77777777" w:rsidR="001F114D" w:rsidRDefault="001F114D" w:rsidP="001F114D">
      <w:pPr>
        <w:pStyle w:val="NormalWeb"/>
        <w:spacing w:before="120" w:beforeAutospacing="0" w:after="144" w:afterAutospacing="0"/>
        <w:jc w:val="both"/>
        <w:rPr>
          <w:rFonts w:ascii="Arial" w:hAnsi="Arial" w:cs="Arial"/>
          <w:color w:val="000000"/>
        </w:rPr>
      </w:pPr>
      <w:r>
        <w:rPr>
          <w:rFonts w:ascii="Arial" w:hAnsi="Arial" w:cs="Arial"/>
          <w:color w:val="000000"/>
        </w:rPr>
        <w:t>OUTPUT:27</w:t>
      </w:r>
    </w:p>
    <w:p w14:paraId="69AADC28" w14:textId="77777777" w:rsidR="001F114D" w:rsidRDefault="001F114D" w:rsidP="001F114D">
      <w:pPr>
        <w:pStyle w:val="NormalWeb"/>
        <w:spacing w:before="120" w:beforeAutospacing="0" w:after="144" w:afterAutospacing="0"/>
        <w:jc w:val="both"/>
        <w:rPr>
          <w:rFonts w:ascii="Arial" w:hAnsi="Arial" w:cs="Arial"/>
          <w:color w:val="000000"/>
        </w:rPr>
      </w:pPr>
    </w:p>
    <w:p w14:paraId="69AADC29" w14:textId="77777777" w:rsidR="001F114D" w:rsidRPr="001F114D" w:rsidRDefault="001F114D" w:rsidP="001F114D">
      <w:pPr>
        <w:spacing w:before="100" w:beforeAutospacing="1" w:after="100" w:afterAutospacing="1" w:line="240" w:lineRule="auto"/>
        <w:outlineLvl w:val="1"/>
        <w:rPr>
          <w:rFonts w:ascii="Arial" w:eastAsia="Times New Roman" w:hAnsi="Arial" w:cs="Arial"/>
          <w:color w:val="000000"/>
          <w:sz w:val="35"/>
          <w:szCs w:val="35"/>
        </w:rPr>
      </w:pPr>
      <w:r w:rsidRPr="001F114D">
        <w:rPr>
          <w:rFonts w:ascii="Arial" w:eastAsia="Times New Roman" w:hAnsi="Arial" w:cs="Arial"/>
          <w:color w:val="000000"/>
          <w:sz w:val="35"/>
          <w:szCs w:val="35"/>
        </w:rPr>
        <w:t>LISP Uses Prefix Notation</w:t>
      </w:r>
    </w:p>
    <w:p w14:paraId="69AADC2A" w14:textId="77777777" w:rsidR="001F114D" w:rsidRPr="001F114D" w:rsidRDefault="001F114D" w:rsidP="001F114D">
      <w:pPr>
        <w:spacing w:before="120" w:after="144" w:line="240" w:lineRule="auto"/>
        <w:jc w:val="both"/>
        <w:rPr>
          <w:rFonts w:ascii="Arial" w:eastAsia="Times New Roman" w:hAnsi="Arial" w:cs="Arial"/>
          <w:color w:val="000000"/>
          <w:sz w:val="24"/>
          <w:szCs w:val="24"/>
        </w:rPr>
      </w:pPr>
      <w:r w:rsidRPr="001F114D">
        <w:rPr>
          <w:rFonts w:ascii="Arial" w:eastAsia="Times New Roman" w:hAnsi="Arial" w:cs="Arial"/>
          <w:color w:val="000000"/>
          <w:sz w:val="24"/>
          <w:szCs w:val="24"/>
        </w:rPr>
        <w:t>You might have noted that LISP uses </w:t>
      </w:r>
      <w:r w:rsidRPr="001F114D">
        <w:rPr>
          <w:rFonts w:ascii="Arial" w:eastAsia="Times New Roman" w:hAnsi="Arial" w:cs="Arial"/>
          <w:b/>
          <w:bCs/>
          <w:color w:val="000000"/>
          <w:sz w:val="24"/>
          <w:szCs w:val="24"/>
        </w:rPr>
        <w:t>prefix notation.</w:t>
      </w:r>
    </w:p>
    <w:p w14:paraId="69AADC2B" w14:textId="77777777" w:rsidR="001F114D" w:rsidRPr="001F114D" w:rsidRDefault="001F114D" w:rsidP="001F114D">
      <w:pPr>
        <w:spacing w:before="120" w:after="144" w:line="240" w:lineRule="auto"/>
        <w:jc w:val="both"/>
        <w:rPr>
          <w:rFonts w:ascii="Arial" w:eastAsia="Times New Roman" w:hAnsi="Arial" w:cs="Arial"/>
          <w:color w:val="000000"/>
          <w:sz w:val="24"/>
          <w:szCs w:val="24"/>
        </w:rPr>
      </w:pPr>
      <w:r w:rsidRPr="001F114D">
        <w:rPr>
          <w:rFonts w:ascii="Arial" w:eastAsia="Times New Roman" w:hAnsi="Arial" w:cs="Arial"/>
          <w:color w:val="000000"/>
          <w:sz w:val="24"/>
          <w:szCs w:val="24"/>
        </w:rPr>
        <w:t>In the above program the + symbol works as the function name for the process of summation of the numbers.</w:t>
      </w:r>
    </w:p>
    <w:p w14:paraId="69AADC2C" w14:textId="77777777" w:rsidR="001F114D" w:rsidRPr="001F114D" w:rsidRDefault="001F114D" w:rsidP="001F114D">
      <w:pPr>
        <w:spacing w:before="120" w:after="144" w:line="240" w:lineRule="auto"/>
        <w:jc w:val="both"/>
        <w:rPr>
          <w:rFonts w:ascii="Arial" w:eastAsia="Times New Roman" w:hAnsi="Arial" w:cs="Arial"/>
          <w:color w:val="000000"/>
          <w:sz w:val="24"/>
          <w:szCs w:val="24"/>
        </w:rPr>
      </w:pPr>
      <w:r w:rsidRPr="001F114D">
        <w:rPr>
          <w:rFonts w:ascii="Arial" w:eastAsia="Times New Roman" w:hAnsi="Arial" w:cs="Arial"/>
          <w:color w:val="000000"/>
          <w:sz w:val="24"/>
          <w:szCs w:val="24"/>
        </w:rPr>
        <w:t>In prefix notation, operators are written before their operands. For example, the expression,</w:t>
      </w:r>
    </w:p>
    <w:p w14:paraId="69AADC2D" w14:textId="77777777" w:rsidR="001F114D" w:rsidRPr="001F114D" w:rsidRDefault="001F114D" w:rsidP="001F11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rPr>
      </w:pPr>
      <w:r w:rsidRPr="001F114D">
        <w:rPr>
          <w:rFonts w:ascii="var(--bs-font-monospace)" w:eastAsia="Times New Roman" w:hAnsi="var(--bs-font-monospace)" w:cs="Courier New"/>
          <w:color w:val="000000"/>
          <w:sz w:val="23"/>
        </w:rPr>
        <w:lastRenderedPageBreak/>
        <w:t xml:space="preserve">a </w:t>
      </w:r>
      <w:r w:rsidRPr="001F114D">
        <w:rPr>
          <w:rFonts w:ascii="var(--bs-font-monospace)" w:eastAsia="Times New Roman" w:hAnsi="var(--bs-font-monospace)" w:cs="Courier New"/>
          <w:color w:val="666600"/>
          <w:sz w:val="23"/>
        </w:rPr>
        <w:t>*</w:t>
      </w:r>
      <w:r w:rsidRPr="001F114D">
        <w:rPr>
          <w:rFonts w:ascii="var(--bs-font-monospace)" w:eastAsia="Times New Roman" w:hAnsi="var(--bs-font-monospace)" w:cs="Courier New"/>
          <w:color w:val="000000"/>
          <w:sz w:val="23"/>
        </w:rPr>
        <w:t xml:space="preserve"> </w:t>
      </w:r>
      <w:proofErr w:type="gramStart"/>
      <w:r w:rsidRPr="001F114D">
        <w:rPr>
          <w:rFonts w:ascii="var(--bs-font-monospace)" w:eastAsia="Times New Roman" w:hAnsi="var(--bs-font-monospace)" w:cs="Courier New"/>
          <w:color w:val="666600"/>
          <w:sz w:val="23"/>
        </w:rPr>
        <w:t>(</w:t>
      </w:r>
      <w:r w:rsidRPr="001F114D">
        <w:rPr>
          <w:rFonts w:ascii="var(--bs-font-monospace)" w:eastAsia="Times New Roman" w:hAnsi="var(--bs-font-monospace)" w:cs="Courier New"/>
          <w:color w:val="000000"/>
          <w:sz w:val="23"/>
        </w:rPr>
        <w:t xml:space="preserve"> b</w:t>
      </w:r>
      <w:proofErr w:type="gramEnd"/>
      <w:r w:rsidRPr="001F114D">
        <w:rPr>
          <w:rFonts w:ascii="var(--bs-font-monospace)" w:eastAsia="Times New Roman" w:hAnsi="var(--bs-font-monospace)" w:cs="Courier New"/>
          <w:color w:val="000000"/>
          <w:sz w:val="23"/>
        </w:rPr>
        <w:t xml:space="preserve"> </w:t>
      </w:r>
      <w:r w:rsidRPr="001F114D">
        <w:rPr>
          <w:rFonts w:ascii="var(--bs-font-monospace)" w:eastAsia="Times New Roman" w:hAnsi="var(--bs-font-monospace)" w:cs="Courier New"/>
          <w:color w:val="666600"/>
          <w:sz w:val="23"/>
        </w:rPr>
        <w:t>+</w:t>
      </w:r>
      <w:r w:rsidRPr="001F114D">
        <w:rPr>
          <w:rFonts w:ascii="var(--bs-font-monospace)" w:eastAsia="Times New Roman" w:hAnsi="var(--bs-font-monospace)" w:cs="Courier New"/>
          <w:color w:val="000000"/>
          <w:sz w:val="23"/>
        </w:rPr>
        <w:t xml:space="preserve"> c </w:t>
      </w:r>
      <w:r w:rsidRPr="001F114D">
        <w:rPr>
          <w:rFonts w:ascii="var(--bs-font-monospace)" w:eastAsia="Times New Roman" w:hAnsi="var(--bs-font-monospace)" w:cs="Courier New"/>
          <w:color w:val="666600"/>
          <w:sz w:val="23"/>
        </w:rPr>
        <w:t>)</w:t>
      </w:r>
      <w:r w:rsidRPr="001F114D">
        <w:rPr>
          <w:rFonts w:ascii="var(--bs-font-monospace)" w:eastAsia="Times New Roman" w:hAnsi="var(--bs-font-monospace)" w:cs="Courier New"/>
          <w:color w:val="000000"/>
          <w:sz w:val="23"/>
        </w:rPr>
        <w:t xml:space="preserve"> </w:t>
      </w:r>
      <w:r w:rsidRPr="001F114D">
        <w:rPr>
          <w:rFonts w:ascii="var(--bs-font-monospace)" w:eastAsia="Times New Roman" w:hAnsi="var(--bs-font-monospace)" w:cs="Courier New"/>
          <w:color w:val="666600"/>
          <w:sz w:val="23"/>
        </w:rPr>
        <w:t>/</w:t>
      </w:r>
      <w:r w:rsidRPr="001F114D">
        <w:rPr>
          <w:rFonts w:ascii="var(--bs-font-monospace)" w:eastAsia="Times New Roman" w:hAnsi="var(--bs-font-monospace)" w:cs="Courier New"/>
          <w:color w:val="000000"/>
          <w:sz w:val="23"/>
        </w:rPr>
        <w:t xml:space="preserve"> d</w:t>
      </w:r>
    </w:p>
    <w:p w14:paraId="69AADC2E" w14:textId="77777777" w:rsidR="001F114D" w:rsidRPr="001F114D" w:rsidRDefault="001F114D" w:rsidP="001F114D">
      <w:pPr>
        <w:spacing w:before="120" w:after="144" w:line="240" w:lineRule="auto"/>
        <w:jc w:val="both"/>
        <w:rPr>
          <w:rFonts w:ascii="Arial" w:eastAsia="Times New Roman" w:hAnsi="Arial" w:cs="Arial"/>
          <w:color w:val="000000"/>
          <w:sz w:val="24"/>
          <w:szCs w:val="24"/>
        </w:rPr>
      </w:pPr>
      <w:r w:rsidRPr="001F114D">
        <w:rPr>
          <w:rFonts w:ascii="Arial" w:eastAsia="Times New Roman" w:hAnsi="Arial" w:cs="Arial"/>
          <w:color w:val="000000"/>
          <w:sz w:val="24"/>
          <w:szCs w:val="24"/>
        </w:rPr>
        <w:t>will be written as −</w:t>
      </w:r>
    </w:p>
    <w:p w14:paraId="69AADC2F" w14:textId="77777777" w:rsidR="001F114D" w:rsidRPr="001F114D" w:rsidRDefault="001F114D" w:rsidP="001F114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rPr>
      </w:pPr>
      <w:r w:rsidRPr="001F114D">
        <w:rPr>
          <w:rFonts w:ascii="var(--bs-font-monospace)" w:eastAsia="Times New Roman" w:hAnsi="var(--bs-font-monospace)" w:cs="Courier New"/>
          <w:color w:val="666600"/>
          <w:sz w:val="23"/>
        </w:rPr>
        <w:t>(/</w:t>
      </w:r>
      <w:r w:rsidRPr="001F114D">
        <w:rPr>
          <w:rFonts w:ascii="var(--bs-font-monospace)" w:eastAsia="Times New Roman" w:hAnsi="var(--bs-font-monospace)" w:cs="Courier New"/>
          <w:color w:val="000000"/>
          <w:sz w:val="23"/>
        </w:rPr>
        <w:t xml:space="preserve"> </w:t>
      </w:r>
      <w:r w:rsidRPr="001F114D">
        <w:rPr>
          <w:rFonts w:ascii="var(--bs-font-monospace)" w:eastAsia="Times New Roman" w:hAnsi="var(--bs-font-monospace)" w:cs="Courier New"/>
          <w:color w:val="666600"/>
          <w:sz w:val="23"/>
        </w:rPr>
        <w:t>(*</w:t>
      </w:r>
      <w:r w:rsidRPr="001F114D">
        <w:rPr>
          <w:rFonts w:ascii="var(--bs-font-monospace)" w:eastAsia="Times New Roman" w:hAnsi="var(--bs-font-monospace)" w:cs="Courier New"/>
          <w:color w:val="000000"/>
          <w:sz w:val="23"/>
        </w:rPr>
        <w:t xml:space="preserve"> a </w:t>
      </w:r>
      <w:r w:rsidRPr="001F114D">
        <w:rPr>
          <w:rFonts w:ascii="var(--bs-font-monospace)" w:eastAsia="Times New Roman" w:hAnsi="var(--bs-font-monospace)" w:cs="Courier New"/>
          <w:color w:val="666600"/>
          <w:sz w:val="23"/>
        </w:rPr>
        <w:t>(+</w:t>
      </w:r>
      <w:r w:rsidRPr="001F114D">
        <w:rPr>
          <w:rFonts w:ascii="var(--bs-font-monospace)" w:eastAsia="Times New Roman" w:hAnsi="var(--bs-font-monospace)" w:cs="Courier New"/>
          <w:color w:val="000000"/>
          <w:sz w:val="23"/>
        </w:rPr>
        <w:t xml:space="preserve"> b c</w:t>
      </w:r>
      <w:proofErr w:type="gramStart"/>
      <w:r w:rsidRPr="001F114D">
        <w:rPr>
          <w:rFonts w:ascii="var(--bs-font-monospace)" w:eastAsia="Times New Roman" w:hAnsi="var(--bs-font-monospace)" w:cs="Courier New"/>
          <w:color w:val="666600"/>
          <w:sz w:val="23"/>
        </w:rPr>
        <w:t>)</w:t>
      </w:r>
      <w:r w:rsidRPr="001F114D">
        <w:rPr>
          <w:rFonts w:ascii="var(--bs-font-monospace)" w:eastAsia="Times New Roman" w:hAnsi="var(--bs-font-monospace)" w:cs="Courier New"/>
          <w:color w:val="000000"/>
          <w:sz w:val="23"/>
        </w:rPr>
        <w:t xml:space="preserve"> </w:t>
      </w:r>
      <w:r w:rsidRPr="001F114D">
        <w:rPr>
          <w:rFonts w:ascii="var(--bs-font-monospace)" w:eastAsia="Times New Roman" w:hAnsi="var(--bs-font-monospace)" w:cs="Courier New"/>
          <w:color w:val="666600"/>
          <w:sz w:val="23"/>
        </w:rPr>
        <w:t>)</w:t>
      </w:r>
      <w:proofErr w:type="gramEnd"/>
      <w:r w:rsidRPr="001F114D">
        <w:rPr>
          <w:rFonts w:ascii="var(--bs-font-monospace)" w:eastAsia="Times New Roman" w:hAnsi="var(--bs-font-monospace)" w:cs="Courier New"/>
          <w:color w:val="000000"/>
          <w:sz w:val="23"/>
        </w:rPr>
        <w:t xml:space="preserve"> d</w:t>
      </w:r>
      <w:r w:rsidRPr="001F114D">
        <w:rPr>
          <w:rFonts w:ascii="var(--bs-font-monospace)" w:eastAsia="Times New Roman" w:hAnsi="var(--bs-font-monospace)" w:cs="Courier New"/>
          <w:color w:val="666600"/>
          <w:sz w:val="23"/>
        </w:rPr>
        <w:t>)</w:t>
      </w:r>
    </w:p>
    <w:p w14:paraId="69AADC30" w14:textId="77777777" w:rsidR="001F114D" w:rsidRDefault="001F114D" w:rsidP="001F114D">
      <w:pPr>
        <w:pStyle w:val="NormalWeb"/>
        <w:spacing w:before="120" w:beforeAutospacing="0" w:after="144" w:afterAutospacing="0"/>
        <w:jc w:val="both"/>
        <w:rPr>
          <w:rFonts w:ascii="Arial" w:hAnsi="Arial" w:cs="Arial"/>
          <w:color w:val="000000"/>
        </w:rPr>
      </w:pPr>
    </w:p>
    <w:p w14:paraId="69AADC31" w14:textId="77777777" w:rsidR="001F114D" w:rsidRPr="001F114D" w:rsidRDefault="001F114D" w:rsidP="001F114D">
      <w:pPr>
        <w:pStyle w:val="NormalWeb"/>
        <w:spacing w:before="120" w:after="144"/>
        <w:jc w:val="both"/>
        <w:rPr>
          <w:rFonts w:ascii="Arial" w:hAnsi="Arial" w:cs="Arial"/>
          <w:b/>
          <w:bCs/>
          <w:color w:val="000000"/>
        </w:rPr>
      </w:pPr>
      <w:r w:rsidRPr="001F114D">
        <w:rPr>
          <w:rFonts w:ascii="Arial" w:hAnsi="Arial" w:cs="Arial"/>
          <w:b/>
          <w:bCs/>
          <w:color w:val="000000"/>
        </w:rPr>
        <w:t>What is a Production System in AI?</w:t>
      </w:r>
    </w:p>
    <w:p w14:paraId="69AADC32" w14:textId="77777777" w:rsidR="001F114D" w:rsidRPr="001F114D" w:rsidRDefault="001F114D" w:rsidP="001F114D">
      <w:pPr>
        <w:pStyle w:val="NormalWeb"/>
        <w:spacing w:before="120" w:after="144"/>
        <w:jc w:val="both"/>
        <w:rPr>
          <w:rFonts w:ascii="Arial" w:hAnsi="Arial" w:cs="Arial"/>
          <w:color w:val="000000"/>
        </w:rPr>
      </w:pPr>
      <w:r w:rsidRPr="001F114D">
        <w:rPr>
          <w:rFonts w:ascii="Arial" w:hAnsi="Arial" w:cs="Arial"/>
          <w:color w:val="000000"/>
        </w:rPr>
        <w:t>A production system in AI helps create AI-based computer programs. With the help of it, the automation of various types of machines has become an easy task. The types of machines can be a computer, mobile applications, manufacturing tools, or more. The set of rules in a production system in </w:t>
      </w:r>
      <w:r w:rsidRPr="00355072">
        <w:rPr>
          <w:rFonts w:ascii="Arial" w:hAnsi="Arial" w:cs="Arial"/>
          <w:b/>
          <w:bCs/>
        </w:rPr>
        <w:t>Artificial Intelligence defines</w:t>
      </w:r>
      <w:r w:rsidRPr="001F114D">
        <w:rPr>
          <w:rFonts w:ascii="Arial" w:hAnsi="Arial" w:cs="Arial"/>
          <w:color w:val="000000"/>
        </w:rPr>
        <w:t> the behavior of the machine. It helps the machine respond to the surroundings.</w:t>
      </w:r>
    </w:p>
    <w:p w14:paraId="69AADC33" w14:textId="77777777" w:rsidR="001F114D" w:rsidRPr="001F114D" w:rsidRDefault="001F114D" w:rsidP="001F114D">
      <w:pPr>
        <w:pStyle w:val="NormalWeb"/>
        <w:spacing w:before="120" w:after="144"/>
        <w:jc w:val="both"/>
        <w:rPr>
          <w:rFonts w:ascii="Arial" w:hAnsi="Arial" w:cs="Arial"/>
          <w:color w:val="000000"/>
        </w:rPr>
      </w:pPr>
      <w:r w:rsidRPr="001F114D">
        <w:rPr>
          <w:rFonts w:ascii="Arial" w:hAnsi="Arial" w:cs="Arial"/>
          <w:color w:val="000000"/>
        </w:rPr>
        <w:t>A production system in AI is a type of cognitive architecture that defines specific actions as per certain rules. The rules represent the declarative knowledge of a machine to respond according to different conditions. Today, many </w:t>
      </w:r>
      <w:r w:rsidRPr="00355072">
        <w:rPr>
          <w:rFonts w:ascii="Arial" w:hAnsi="Arial" w:cs="Arial"/>
          <w:b/>
          <w:bCs/>
        </w:rPr>
        <w:t>expert systems</w:t>
      </w:r>
      <w:r w:rsidRPr="001F114D">
        <w:rPr>
          <w:rFonts w:ascii="Arial" w:hAnsi="Arial" w:cs="Arial"/>
          <w:color w:val="000000"/>
        </w:rPr>
        <w:t> and automation methodologies rely on the rules of production systems. Below is the basic architecture of production systems in AI:</w:t>
      </w:r>
    </w:p>
    <w:p w14:paraId="69AADC34" w14:textId="77777777" w:rsidR="001F114D" w:rsidRDefault="001F114D" w:rsidP="001F114D">
      <w:pPr>
        <w:pStyle w:val="NormalWeb"/>
        <w:spacing w:before="120" w:beforeAutospacing="0" w:after="144" w:afterAutospacing="0"/>
        <w:jc w:val="both"/>
        <w:rPr>
          <w:rFonts w:ascii="Arial" w:hAnsi="Arial" w:cs="Arial"/>
          <w:color w:val="000000"/>
        </w:rPr>
      </w:pPr>
      <w:r w:rsidRPr="001F114D">
        <w:rPr>
          <w:rFonts w:ascii="Arial" w:hAnsi="Arial" w:cs="Arial"/>
          <w:noProof/>
          <w:color w:val="000000"/>
        </w:rPr>
        <w:drawing>
          <wp:inline distT="0" distB="0" distL="0" distR="0" wp14:anchorId="69AADC8F" wp14:editId="69AADC90">
            <wp:extent cx="6456069" cy="2571750"/>
            <wp:effectExtent l="19050" t="0" r="1881" b="0"/>
            <wp:docPr id="26" name="Picture 26" descr="Architecture of production system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rchitecture of production system in AI"/>
                    <pic:cNvPicPr>
                      <a:picLocks noChangeAspect="1" noChangeArrowheads="1"/>
                    </pic:cNvPicPr>
                  </pic:nvPicPr>
                  <pic:blipFill>
                    <a:blip r:embed="rId26"/>
                    <a:srcRect/>
                    <a:stretch>
                      <a:fillRect/>
                    </a:stretch>
                  </pic:blipFill>
                  <pic:spPr bwMode="auto">
                    <a:xfrm>
                      <a:off x="0" y="0"/>
                      <a:ext cx="6457663" cy="2572385"/>
                    </a:xfrm>
                    <a:prstGeom prst="rect">
                      <a:avLst/>
                    </a:prstGeom>
                    <a:noFill/>
                    <a:ln w="9525">
                      <a:noFill/>
                      <a:miter lim="800000"/>
                      <a:headEnd/>
                      <a:tailEnd/>
                    </a:ln>
                  </pic:spPr>
                </pic:pic>
              </a:graphicData>
            </a:graphic>
          </wp:inline>
        </w:drawing>
      </w:r>
    </w:p>
    <w:p w14:paraId="69AADC35" w14:textId="77777777" w:rsidR="001F114D" w:rsidRDefault="007B68CC" w:rsidP="001F114D">
      <w:pPr>
        <w:pStyle w:val="NormalWeb"/>
        <w:spacing w:before="120" w:beforeAutospacing="0" w:after="144" w:afterAutospacing="0"/>
        <w:jc w:val="both"/>
        <w:rPr>
          <w:rFonts w:ascii="Arial" w:hAnsi="Arial" w:cs="Arial"/>
          <w:color w:val="212529"/>
          <w:shd w:val="clear" w:color="auto" w:fill="FFFFFF"/>
        </w:rPr>
      </w:pPr>
      <w:r>
        <w:rPr>
          <w:rFonts w:ascii="Arial" w:hAnsi="Arial" w:cs="Arial"/>
          <w:color w:val="212529"/>
          <w:shd w:val="clear" w:color="auto" w:fill="FFFFFF"/>
        </w:rPr>
        <w:t>The rules in a production system are determined by LHS (left-hand side) and RHS (right-hand side) equations, where LHS denotes the specific condition to be applied, and RHS shows the output of the applied condition.</w:t>
      </w:r>
    </w:p>
    <w:p w14:paraId="69AADC36" w14:textId="77777777" w:rsidR="007B68CC" w:rsidRDefault="007B68CC" w:rsidP="001F114D">
      <w:pPr>
        <w:pStyle w:val="NormalWeb"/>
        <w:spacing w:before="120" w:beforeAutospacing="0" w:after="144" w:afterAutospacing="0"/>
        <w:jc w:val="both"/>
        <w:rPr>
          <w:rFonts w:ascii="Arial" w:hAnsi="Arial" w:cs="Arial"/>
          <w:color w:val="212529"/>
          <w:shd w:val="clear" w:color="auto" w:fill="FFFFFF"/>
        </w:rPr>
      </w:pPr>
    </w:p>
    <w:p w14:paraId="69AADC37" w14:textId="77777777" w:rsidR="007B68CC" w:rsidRDefault="007B68CC" w:rsidP="007B68CC">
      <w:pPr>
        <w:pStyle w:val="Heading2"/>
        <w:spacing w:before="375" w:beforeAutospacing="0" w:after="0" w:afterAutospacing="0"/>
        <w:rPr>
          <w:rFonts w:ascii="Arial" w:hAnsi="Arial" w:cs="Arial"/>
          <w:color w:val="212529"/>
          <w:sz w:val="39"/>
          <w:szCs w:val="39"/>
        </w:rPr>
      </w:pPr>
      <w:r>
        <w:rPr>
          <w:rStyle w:val="Strong"/>
          <w:rFonts w:ascii="Arial" w:hAnsi="Arial" w:cs="Arial"/>
          <w:b/>
          <w:bCs/>
          <w:color w:val="212529"/>
          <w:sz w:val="39"/>
          <w:szCs w:val="39"/>
        </w:rPr>
        <w:t>Components of a Production System in AI</w:t>
      </w:r>
    </w:p>
    <w:p w14:paraId="69AADC38" w14:textId="77777777" w:rsidR="007B68CC" w:rsidRDefault="007B68CC" w:rsidP="007B68CC">
      <w:pPr>
        <w:pStyle w:val="NormalWeb"/>
        <w:spacing w:before="240" w:beforeAutospacing="0" w:after="0" w:afterAutospacing="0" w:line="420" w:lineRule="atLeast"/>
        <w:rPr>
          <w:rFonts w:ascii="Arial" w:hAnsi="Arial" w:cs="Arial"/>
          <w:color w:val="212529"/>
        </w:rPr>
      </w:pPr>
      <w:r>
        <w:rPr>
          <w:rFonts w:ascii="Arial" w:hAnsi="Arial" w:cs="Arial"/>
          <w:color w:val="212529"/>
        </w:rPr>
        <w:lastRenderedPageBreak/>
        <w:t>For making an AI-based intelligent system that performs specific tasks, we need an architecture. The architecture of a production system in Artificial Intelligence consists of production rules, a database, and the control system.</w:t>
      </w:r>
    </w:p>
    <w:p w14:paraId="69AADC39" w14:textId="77777777" w:rsidR="007B68CC" w:rsidRDefault="007B68CC" w:rsidP="007B68CC">
      <w:pPr>
        <w:pStyle w:val="NormalWeb"/>
        <w:spacing w:before="120" w:beforeAutospacing="0" w:after="144" w:afterAutospacing="0"/>
        <w:jc w:val="both"/>
        <w:rPr>
          <w:rFonts w:ascii="Arial" w:hAnsi="Arial" w:cs="Arial"/>
          <w:color w:val="000000"/>
        </w:rPr>
      </w:pPr>
      <w:r>
        <w:rPr>
          <w:noProof/>
        </w:rPr>
        <w:drawing>
          <wp:inline distT="0" distB="0" distL="0" distR="0" wp14:anchorId="69AADC91" wp14:editId="69AADC92">
            <wp:extent cx="6343650" cy="2571750"/>
            <wp:effectExtent l="19050" t="0" r="0" b="0"/>
            <wp:docPr id="28" name="Picture 28" descr="Components of produc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mponents of production system"/>
                    <pic:cNvPicPr>
                      <a:picLocks noChangeAspect="1" noChangeArrowheads="1"/>
                    </pic:cNvPicPr>
                  </pic:nvPicPr>
                  <pic:blipFill>
                    <a:blip r:embed="rId27"/>
                    <a:srcRect/>
                    <a:stretch>
                      <a:fillRect/>
                    </a:stretch>
                  </pic:blipFill>
                  <pic:spPr bwMode="auto">
                    <a:xfrm>
                      <a:off x="0" y="0"/>
                      <a:ext cx="6343650" cy="2571750"/>
                    </a:xfrm>
                    <a:prstGeom prst="rect">
                      <a:avLst/>
                    </a:prstGeom>
                    <a:noFill/>
                    <a:ln w="9525">
                      <a:noFill/>
                      <a:miter lim="800000"/>
                      <a:headEnd/>
                      <a:tailEnd/>
                    </a:ln>
                  </pic:spPr>
                </pic:pic>
              </a:graphicData>
            </a:graphic>
          </wp:inline>
        </w:drawing>
      </w:r>
    </w:p>
    <w:p w14:paraId="69AADC3A" w14:textId="77777777" w:rsidR="007B68CC" w:rsidRDefault="007B68CC" w:rsidP="007B68CC">
      <w:pPr>
        <w:pStyle w:val="Heading3"/>
        <w:spacing w:before="375"/>
        <w:rPr>
          <w:rFonts w:ascii="Arial" w:hAnsi="Arial" w:cs="Arial"/>
          <w:b w:val="0"/>
          <w:bCs w:val="0"/>
          <w:color w:val="212529"/>
          <w:sz w:val="33"/>
          <w:szCs w:val="33"/>
        </w:rPr>
      </w:pPr>
      <w:r>
        <w:rPr>
          <w:rStyle w:val="Strong"/>
          <w:rFonts w:ascii="Arial" w:hAnsi="Arial" w:cs="Arial"/>
          <w:b/>
          <w:bCs/>
          <w:color w:val="212529"/>
          <w:sz w:val="33"/>
          <w:szCs w:val="33"/>
        </w:rPr>
        <w:t>Global Database</w:t>
      </w:r>
    </w:p>
    <w:p w14:paraId="69AADC3B" w14:textId="77777777" w:rsidR="007B68CC" w:rsidRDefault="007B68CC" w:rsidP="007B68CC">
      <w:pPr>
        <w:pStyle w:val="NormalWeb"/>
        <w:spacing w:before="240" w:beforeAutospacing="0" w:after="0" w:afterAutospacing="0" w:line="420" w:lineRule="atLeast"/>
        <w:rPr>
          <w:rFonts w:ascii="Arial" w:hAnsi="Arial" w:cs="Arial"/>
          <w:color w:val="212529"/>
        </w:rPr>
      </w:pPr>
      <w:r>
        <w:rPr>
          <w:rFonts w:ascii="Arial" w:hAnsi="Arial" w:cs="Arial"/>
          <w:color w:val="212529"/>
        </w:rPr>
        <w:t>A global database consists of the architecture used as a central data structure. A database contains all the necessary data and information required for the successful completion of a task. It can be divided into two parts as permanent and temporary. The permanent part of the database consists of fixed actions, where</w:t>
      </w:r>
      <w:r w:rsidR="008B52CB">
        <w:rPr>
          <w:rFonts w:ascii="Arial" w:hAnsi="Arial" w:cs="Arial"/>
          <w:color w:val="212529"/>
        </w:rPr>
        <w:t xml:space="preserve"> </w:t>
      </w:r>
      <w:r>
        <w:rPr>
          <w:rFonts w:ascii="Arial" w:hAnsi="Arial" w:cs="Arial"/>
          <w:color w:val="212529"/>
        </w:rPr>
        <w:t>as the temporary part alters according to circumstances.</w:t>
      </w:r>
    </w:p>
    <w:p w14:paraId="69AADC3C" w14:textId="77777777" w:rsidR="007B68CC" w:rsidRDefault="007B68CC" w:rsidP="007B68CC">
      <w:pPr>
        <w:pStyle w:val="Heading3"/>
        <w:spacing w:before="375"/>
        <w:rPr>
          <w:rFonts w:ascii="Arial" w:hAnsi="Arial" w:cs="Arial"/>
          <w:b w:val="0"/>
          <w:bCs w:val="0"/>
          <w:color w:val="212529"/>
          <w:sz w:val="33"/>
          <w:szCs w:val="33"/>
        </w:rPr>
      </w:pPr>
      <w:r>
        <w:rPr>
          <w:rStyle w:val="Strong"/>
          <w:rFonts w:ascii="Arial" w:hAnsi="Arial" w:cs="Arial"/>
          <w:b/>
          <w:bCs/>
          <w:color w:val="212529"/>
          <w:sz w:val="33"/>
          <w:szCs w:val="33"/>
        </w:rPr>
        <w:t>Production Rules</w:t>
      </w:r>
    </w:p>
    <w:p w14:paraId="69AADC3D" w14:textId="77777777" w:rsidR="007B68CC" w:rsidRDefault="007B68CC" w:rsidP="007B68CC">
      <w:pPr>
        <w:pStyle w:val="NormalWeb"/>
        <w:spacing w:before="240" w:beforeAutospacing="0" w:after="0" w:afterAutospacing="0" w:line="420" w:lineRule="atLeast"/>
        <w:rPr>
          <w:rFonts w:ascii="Arial" w:hAnsi="Arial" w:cs="Arial"/>
          <w:color w:val="212529"/>
        </w:rPr>
      </w:pPr>
      <w:r>
        <w:rPr>
          <w:rFonts w:ascii="Arial" w:hAnsi="Arial" w:cs="Arial"/>
          <w:color w:val="212529"/>
        </w:rPr>
        <w:t>Production rules in AI are the set of rules that operates on the data fetched from the global database. Also, these production rules are bound with precondition and postcondition that gets checked by the database. If a condition is passed through a production rule and gets satisfied by the global database, then the rule is successfully applied. The rules are of the form A®B, where the right-hand side represents an outcome corresponding to the problem state represented by the left-hand side.</w:t>
      </w:r>
    </w:p>
    <w:p w14:paraId="69AADC3E" w14:textId="77777777" w:rsidR="001F114D" w:rsidRDefault="001F114D"/>
    <w:p w14:paraId="69AADC3F" w14:textId="77777777" w:rsidR="007B68CC" w:rsidRDefault="007B68CC" w:rsidP="007B68CC">
      <w:pPr>
        <w:pStyle w:val="Heading3"/>
        <w:spacing w:before="375"/>
        <w:rPr>
          <w:rFonts w:ascii="Arial" w:hAnsi="Arial" w:cs="Arial"/>
          <w:b w:val="0"/>
          <w:bCs w:val="0"/>
          <w:color w:val="212529"/>
          <w:sz w:val="33"/>
          <w:szCs w:val="33"/>
        </w:rPr>
      </w:pPr>
      <w:r>
        <w:rPr>
          <w:rStyle w:val="Strong"/>
          <w:rFonts w:ascii="Arial" w:hAnsi="Arial" w:cs="Arial"/>
          <w:b/>
          <w:bCs/>
          <w:color w:val="212529"/>
          <w:sz w:val="33"/>
          <w:szCs w:val="33"/>
        </w:rPr>
        <w:lastRenderedPageBreak/>
        <w:t>Control System</w:t>
      </w:r>
    </w:p>
    <w:p w14:paraId="69AADC40" w14:textId="77777777" w:rsidR="007B68CC" w:rsidRDefault="007B68CC" w:rsidP="007B68CC">
      <w:pPr>
        <w:pStyle w:val="NormalWeb"/>
        <w:spacing w:before="240" w:beforeAutospacing="0" w:after="0" w:afterAutospacing="0" w:line="420" w:lineRule="atLeast"/>
        <w:rPr>
          <w:rFonts w:ascii="Arial" w:hAnsi="Arial" w:cs="Arial"/>
          <w:color w:val="212529"/>
        </w:rPr>
      </w:pPr>
      <w:r>
        <w:rPr>
          <w:rFonts w:ascii="Arial" w:hAnsi="Arial" w:cs="Arial"/>
          <w:color w:val="212529"/>
        </w:rPr>
        <w:t>The control system checks the applicability of a rule. It helps decide which rule should be applied and terminates the process when the system gives the correct output. It also resolves the conflict of multiple conditions arriving at the same time. The strategy of the control system specifies the sequence of rules that compares the condition from the global database to reach the correct result.</w:t>
      </w:r>
    </w:p>
    <w:p w14:paraId="69AADC41" w14:textId="77777777" w:rsidR="00324C56" w:rsidRPr="00324C56" w:rsidRDefault="00324C56" w:rsidP="00324C56">
      <w:pPr>
        <w:pStyle w:val="NormalWeb"/>
        <w:spacing w:before="0" w:beforeAutospacing="0" w:after="0" w:afterAutospacing="0" w:line="420" w:lineRule="atLeast"/>
        <w:rPr>
          <w:rFonts w:ascii="Arial" w:hAnsi="Arial" w:cs="Arial"/>
          <w:color w:val="212529"/>
        </w:rPr>
      </w:pPr>
      <w:r w:rsidRPr="00324C56">
        <w:rPr>
          <w:rFonts w:ascii="Arial" w:hAnsi="Arial" w:cs="Arial"/>
          <w:b/>
          <w:bCs/>
          <w:color w:val="212529"/>
        </w:rPr>
        <w:t>Features of Production System in Artificial Intelligence</w:t>
      </w:r>
    </w:p>
    <w:p w14:paraId="69AADC42" w14:textId="77777777" w:rsidR="00324C56" w:rsidRDefault="00324C56" w:rsidP="00324C56">
      <w:pPr>
        <w:pStyle w:val="NormalWeb"/>
        <w:spacing w:before="0" w:beforeAutospacing="0" w:after="0" w:afterAutospacing="0" w:line="420" w:lineRule="atLeast"/>
        <w:rPr>
          <w:rFonts w:ascii="Arial" w:hAnsi="Arial" w:cs="Arial"/>
          <w:color w:val="212529"/>
        </w:rPr>
      </w:pPr>
      <w:r w:rsidRPr="00324C56">
        <w:rPr>
          <w:rFonts w:ascii="Arial" w:hAnsi="Arial" w:cs="Arial"/>
          <w:color w:val="212529"/>
        </w:rPr>
        <w:t>The main features of the production system include:</w:t>
      </w:r>
    </w:p>
    <w:p w14:paraId="69AADC43" w14:textId="77777777" w:rsidR="00324C56" w:rsidRPr="00324C56" w:rsidRDefault="00324C56" w:rsidP="00324C56">
      <w:pPr>
        <w:pStyle w:val="NormalWeb"/>
        <w:spacing w:after="0" w:afterAutospacing="0" w:line="420" w:lineRule="atLeast"/>
        <w:rPr>
          <w:rFonts w:ascii="Arial" w:hAnsi="Arial" w:cs="Arial"/>
          <w:color w:val="212529"/>
        </w:rPr>
      </w:pPr>
      <w:r w:rsidRPr="00324C56">
        <w:rPr>
          <w:rFonts w:ascii="Arial" w:hAnsi="Arial" w:cs="Arial"/>
          <w:b/>
          <w:bCs/>
          <w:color w:val="212529"/>
        </w:rPr>
        <w:t>1. Simplicity:</w:t>
      </w:r>
      <w:r w:rsidRPr="00324C56">
        <w:rPr>
          <w:rFonts w:ascii="Arial" w:hAnsi="Arial" w:cs="Arial"/>
          <w:color w:val="212529"/>
        </w:rPr>
        <w:t> The structure of each sentence in a production system is unique and uniform as they use the “IF-THEN” structure. This structure provides simplicity in knowledge representation. This feature of the production system improves the readability of production rules.</w:t>
      </w:r>
    </w:p>
    <w:p w14:paraId="69AADC44" w14:textId="77777777" w:rsidR="00324C56" w:rsidRPr="00324C56" w:rsidRDefault="00324C56" w:rsidP="00324C56">
      <w:pPr>
        <w:pStyle w:val="NormalWeb"/>
        <w:spacing w:after="0" w:afterAutospacing="0" w:line="420" w:lineRule="atLeast"/>
        <w:rPr>
          <w:rFonts w:ascii="Arial" w:hAnsi="Arial" w:cs="Arial"/>
          <w:color w:val="212529"/>
        </w:rPr>
      </w:pPr>
      <w:r w:rsidRPr="00324C56">
        <w:rPr>
          <w:rFonts w:ascii="Arial" w:hAnsi="Arial" w:cs="Arial"/>
          <w:b/>
          <w:bCs/>
          <w:color w:val="212529"/>
        </w:rPr>
        <w:t>2. Modularity:</w:t>
      </w:r>
      <w:r w:rsidRPr="00324C56">
        <w:rPr>
          <w:rFonts w:ascii="Arial" w:hAnsi="Arial" w:cs="Arial"/>
          <w:color w:val="212529"/>
        </w:rPr>
        <w:t> This means the production rule code the knowledge available in discrete pieces. Information can be treated as a collection of independent facts which may be added or deleted from the system with essentially no deleterious side effects.</w:t>
      </w:r>
    </w:p>
    <w:p w14:paraId="69AADC45" w14:textId="77777777" w:rsidR="00324C56" w:rsidRPr="00324C56" w:rsidRDefault="00324C56" w:rsidP="00324C56">
      <w:pPr>
        <w:pStyle w:val="NormalWeb"/>
        <w:spacing w:after="0" w:afterAutospacing="0" w:line="420" w:lineRule="atLeast"/>
        <w:rPr>
          <w:rFonts w:ascii="Arial" w:hAnsi="Arial" w:cs="Arial"/>
          <w:color w:val="212529"/>
        </w:rPr>
      </w:pPr>
      <w:r w:rsidRPr="00324C56">
        <w:rPr>
          <w:rFonts w:ascii="Arial" w:hAnsi="Arial" w:cs="Arial"/>
          <w:b/>
          <w:bCs/>
          <w:color w:val="212529"/>
        </w:rPr>
        <w:t>3. Modifiability:</w:t>
      </w:r>
      <w:r w:rsidRPr="00324C56">
        <w:rPr>
          <w:rFonts w:ascii="Arial" w:hAnsi="Arial" w:cs="Arial"/>
          <w:color w:val="212529"/>
        </w:rPr>
        <w:t> This means the facility for modifying rules. It allows the development of production rules in a skeletal form first and then it is accurate to suit a specific application.</w:t>
      </w:r>
    </w:p>
    <w:p w14:paraId="69AADC46" w14:textId="77777777" w:rsidR="00324C56" w:rsidRPr="00324C56" w:rsidRDefault="00324C56" w:rsidP="00324C56">
      <w:pPr>
        <w:pStyle w:val="NormalWeb"/>
        <w:spacing w:after="0" w:afterAutospacing="0" w:line="420" w:lineRule="atLeast"/>
        <w:rPr>
          <w:rFonts w:ascii="Arial" w:hAnsi="Arial" w:cs="Arial"/>
          <w:color w:val="212529"/>
        </w:rPr>
      </w:pPr>
      <w:r w:rsidRPr="00324C56">
        <w:rPr>
          <w:rFonts w:ascii="Arial" w:hAnsi="Arial" w:cs="Arial"/>
          <w:b/>
          <w:bCs/>
          <w:color w:val="212529"/>
        </w:rPr>
        <w:t>Control/Search Strategies</w:t>
      </w:r>
    </w:p>
    <w:p w14:paraId="69AADC47" w14:textId="77777777" w:rsidR="00324C56" w:rsidRPr="00324C56" w:rsidRDefault="00324C56" w:rsidP="00324C56">
      <w:pPr>
        <w:pStyle w:val="NormalWeb"/>
        <w:spacing w:after="0" w:afterAutospacing="0" w:line="420" w:lineRule="atLeast"/>
        <w:rPr>
          <w:rFonts w:ascii="Arial" w:hAnsi="Arial" w:cs="Arial"/>
          <w:color w:val="212529"/>
        </w:rPr>
      </w:pPr>
      <w:r w:rsidRPr="00324C56">
        <w:rPr>
          <w:rFonts w:ascii="Arial" w:hAnsi="Arial" w:cs="Arial"/>
          <w:color w:val="212529"/>
        </w:rPr>
        <w:t>How would you decide which rule to apply while searching for a solution for any problem? There are certain requirements for a good control strategy that you need to keep in mind, such as:</w:t>
      </w:r>
    </w:p>
    <w:p w14:paraId="69AADC48" w14:textId="77777777" w:rsidR="00324C56" w:rsidRPr="00324C56" w:rsidRDefault="00324C56" w:rsidP="00324C56">
      <w:pPr>
        <w:pStyle w:val="NormalWeb"/>
        <w:numPr>
          <w:ilvl w:val="0"/>
          <w:numId w:val="20"/>
        </w:numPr>
        <w:spacing w:after="0" w:afterAutospacing="0" w:line="420" w:lineRule="atLeast"/>
        <w:rPr>
          <w:rFonts w:ascii="Arial" w:hAnsi="Arial" w:cs="Arial"/>
          <w:color w:val="212529"/>
        </w:rPr>
      </w:pPr>
      <w:r w:rsidRPr="00324C56">
        <w:rPr>
          <w:rFonts w:ascii="Arial" w:hAnsi="Arial" w:cs="Arial"/>
          <w:color w:val="212529"/>
        </w:rPr>
        <w:t>The first requirement for a good control strategy is that it should </w:t>
      </w:r>
      <w:r w:rsidRPr="00324C56">
        <w:rPr>
          <w:rFonts w:ascii="Arial" w:hAnsi="Arial" w:cs="Arial"/>
          <w:b/>
          <w:bCs/>
          <w:color w:val="212529"/>
        </w:rPr>
        <w:t>cause motion</w:t>
      </w:r>
      <w:r w:rsidRPr="00324C56">
        <w:rPr>
          <w:rFonts w:ascii="Arial" w:hAnsi="Arial" w:cs="Arial"/>
          <w:color w:val="212529"/>
        </w:rPr>
        <w:t>.</w:t>
      </w:r>
    </w:p>
    <w:p w14:paraId="69AADC49" w14:textId="77777777" w:rsidR="00324C56" w:rsidRPr="00324C56" w:rsidRDefault="00324C56" w:rsidP="00324C56">
      <w:pPr>
        <w:pStyle w:val="NormalWeb"/>
        <w:numPr>
          <w:ilvl w:val="0"/>
          <w:numId w:val="20"/>
        </w:numPr>
        <w:spacing w:after="0" w:afterAutospacing="0" w:line="420" w:lineRule="atLeast"/>
        <w:rPr>
          <w:rFonts w:ascii="Arial" w:hAnsi="Arial" w:cs="Arial"/>
          <w:color w:val="212529"/>
        </w:rPr>
      </w:pPr>
      <w:r w:rsidRPr="00324C56">
        <w:rPr>
          <w:rFonts w:ascii="Arial" w:hAnsi="Arial" w:cs="Arial"/>
          <w:color w:val="212529"/>
        </w:rPr>
        <w:t>The second requirement for a good control strategy is that it should be </w:t>
      </w:r>
      <w:r w:rsidRPr="00324C56">
        <w:rPr>
          <w:rFonts w:ascii="Arial" w:hAnsi="Arial" w:cs="Arial"/>
          <w:b/>
          <w:bCs/>
          <w:color w:val="212529"/>
        </w:rPr>
        <w:t>systematic</w:t>
      </w:r>
      <w:r w:rsidRPr="00324C56">
        <w:rPr>
          <w:rFonts w:ascii="Arial" w:hAnsi="Arial" w:cs="Arial"/>
          <w:color w:val="212529"/>
        </w:rPr>
        <w:t>.</w:t>
      </w:r>
    </w:p>
    <w:p w14:paraId="69AADC4A" w14:textId="77777777" w:rsidR="00324C56" w:rsidRPr="00324C56" w:rsidRDefault="00324C56" w:rsidP="00324C56">
      <w:pPr>
        <w:pStyle w:val="NormalWeb"/>
        <w:numPr>
          <w:ilvl w:val="0"/>
          <w:numId w:val="20"/>
        </w:numPr>
        <w:spacing w:after="0" w:afterAutospacing="0" w:line="420" w:lineRule="atLeast"/>
        <w:rPr>
          <w:rFonts w:ascii="Arial" w:hAnsi="Arial" w:cs="Arial"/>
          <w:color w:val="212529"/>
        </w:rPr>
      </w:pPr>
      <w:r w:rsidRPr="00324C56">
        <w:rPr>
          <w:rFonts w:ascii="Arial" w:hAnsi="Arial" w:cs="Arial"/>
          <w:color w:val="212529"/>
        </w:rPr>
        <w:t>Finally, it must be </w:t>
      </w:r>
      <w:r w:rsidRPr="00324C56">
        <w:rPr>
          <w:rFonts w:ascii="Arial" w:hAnsi="Arial" w:cs="Arial"/>
          <w:b/>
          <w:bCs/>
          <w:color w:val="212529"/>
        </w:rPr>
        <w:t>efficient</w:t>
      </w:r>
      <w:r w:rsidRPr="00324C56">
        <w:rPr>
          <w:rFonts w:ascii="Arial" w:hAnsi="Arial" w:cs="Arial"/>
          <w:color w:val="212529"/>
        </w:rPr>
        <w:t> in order to find a good answer.</w:t>
      </w:r>
    </w:p>
    <w:p w14:paraId="69AADC4B" w14:textId="77777777" w:rsidR="00324C56" w:rsidRPr="00324C56" w:rsidRDefault="00324C56" w:rsidP="00324C56">
      <w:pPr>
        <w:pStyle w:val="NormalWeb"/>
        <w:spacing w:after="0" w:afterAutospacing="0" w:line="420" w:lineRule="atLeast"/>
        <w:rPr>
          <w:rFonts w:ascii="Arial" w:hAnsi="Arial" w:cs="Arial"/>
          <w:color w:val="212529"/>
        </w:rPr>
      </w:pPr>
      <w:r w:rsidRPr="00324C56">
        <w:rPr>
          <w:rFonts w:ascii="Arial" w:hAnsi="Arial" w:cs="Arial"/>
          <w:b/>
          <w:bCs/>
          <w:color w:val="212529"/>
        </w:rPr>
        <w:lastRenderedPageBreak/>
        <w:t>Classes of Production System in Artificial Intelligence</w:t>
      </w:r>
    </w:p>
    <w:p w14:paraId="69AADC4C" w14:textId="77777777" w:rsidR="00324C56" w:rsidRPr="00324C56" w:rsidRDefault="00324C56" w:rsidP="00324C56">
      <w:pPr>
        <w:pStyle w:val="NormalWeb"/>
        <w:spacing w:after="0" w:afterAutospacing="0" w:line="420" w:lineRule="atLeast"/>
        <w:rPr>
          <w:rFonts w:ascii="Arial" w:hAnsi="Arial" w:cs="Arial"/>
          <w:color w:val="212529"/>
        </w:rPr>
      </w:pPr>
      <w:r w:rsidRPr="00324C56">
        <w:rPr>
          <w:rFonts w:ascii="Arial" w:hAnsi="Arial" w:cs="Arial"/>
          <w:color w:val="212529"/>
        </w:rPr>
        <w:t>There are four major classes of Production System in Artificial Intelligence:</w:t>
      </w:r>
    </w:p>
    <w:p w14:paraId="69AADC4D" w14:textId="77777777" w:rsidR="00324C56" w:rsidRPr="00324C56" w:rsidRDefault="00324C56" w:rsidP="00324C56">
      <w:pPr>
        <w:pStyle w:val="NormalWeb"/>
        <w:numPr>
          <w:ilvl w:val="0"/>
          <w:numId w:val="21"/>
        </w:numPr>
        <w:spacing w:after="0" w:afterAutospacing="0" w:line="420" w:lineRule="atLeast"/>
        <w:rPr>
          <w:rFonts w:ascii="Arial" w:hAnsi="Arial" w:cs="Arial"/>
          <w:color w:val="212529"/>
        </w:rPr>
      </w:pPr>
      <w:r w:rsidRPr="00324C56">
        <w:rPr>
          <w:rFonts w:ascii="Arial" w:hAnsi="Arial" w:cs="Arial"/>
          <w:b/>
          <w:bCs/>
          <w:color w:val="212529"/>
        </w:rPr>
        <w:t>Monotonic Production System</w:t>
      </w:r>
      <w:r w:rsidRPr="00324C56">
        <w:rPr>
          <w:rFonts w:ascii="Arial" w:hAnsi="Arial" w:cs="Arial"/>
          <w:color w:val="212529"/>
        </w:rPr>
        <w:t>: It’s a production system in which the application of a rule never prevents the later application of another rule, that could have also been applied at the time the first rule was selected.</w:t>
      </w:r>
    </w:p>
    <w:p w14:paraId="69AADC4E" w14:textId="77777777" w:rsidR="00324C56" w:rsidRPr="00324C56" w:rsidRDefault="00324C56" w:rsidP="00324C56">
      <w:pPr>
        <w:pStyle w:val="NormalWeb"/>
        <w:numPr>
          <w:ilvl w:val="0"/>
          <w:numId w:val="21"/>
        </w:numPr>
        <w:spacing w:after="0" w:afterAutospacing="0" w:line="420" w:lineRule="atLeast"/>
        <w:rPr>
          <w:rFonts w:ascii="Arial" w:hAnsi="Arial" w:cs="Arial"/>
          <w:color w:val="212529"/>
        </w:rPr>
      </w:pPr>
      <w:r w:rsidRPr="00324C56">
        <w:rPr>
          <w:rFonts w:ascii="Arial" w:hAnsi="Arial" w:cs="Arial"/>
          <w:b/>
          <w:bCs/>
          <w:color w:val="212529"/>
        </w:rPr>
        <w:t>Partially Commutative Production System</w:t>
      </w:r>
      <w:r w:rsidRPr="00324C56">
        <w:rPr>
          <w:rFonts w:ascii="Arial" w:hAnsi="Arial" w:cs="Arial"/>
          <w:color w:val="212529"/>
        </w:rPr>
        <w:t>: It’s a type of production system in which the application of a sequence of rules transforms state X into state Y, then any permutation of those rules that is allowable also transforms state x into state Y. Theorem proving falls under the monotonic partially communicative system.</w:t>
      </w:r>
    </w:p>
    <w:p w14:paraId="69AADC4F" w14:textId="77777777" w:rsidR="00324C56" w:rsidRPr="00324C56" w:rsidRDefault="00324C56" w:rsidP="00324C56">
      <w:pPr>
        <w:pStyle w:val="NormalWeb"/>
        <w:numPr>
          <w:ilvl w:val="0"/>
          <w:numId w:val="21"/>
        </w:numPr>
        <w:spacing w:after="0" w:afterAutospacing="0" w:line="420" w:lineRule="atLeast"/>
        <w:rPr>
          <w:rFonts w:ascii="Arial" w:hAnsi="Arial" w:cs="Arial"/>
          <w:color w:val="212529"/>
        </w:rPr>
      </w:pPr>
      <w:r w:rsidRPr="00324C56">
        <w:rPr>
          <w:rFonts w:ascii="Arial" w:hAnsi="Arial" w:cs="Arial"/>
          <w:b/>
          <w:bCs/>
          <w:color w:val="212529"/>
        </w:rPr>
        <w:t>Non-Monotonic Production Systems</w:t>
      </w:r>
      <w:r w:rsidRPr="00324C56">
        <w:rPr>
          <w:rFonts w:ascii="Arial" w:hAnsi="Arial" w:cs="Arial"/>
          <w:color w:val="212529"/>
        </w:rPr>
        <w:t>: These are useful for solving ignorable problems. These systems are important from an implementation standpoint because they can be implemented without the ability to backtrack to previous states when it is discovered that an incorrect path was followed. This production system increases efficiency since it is not necessary to keep track of the changes made in the search process.</w:t>
      </w:r>
    </w:p>
    <w:p w14:paraId="69AADC50" w14:textId="77777777" w:rsidR="00324C56" w:rsidRPr="00324C56" w:rsidRDefault="00324C56" w:rsidP="00324C56">
      <w:pPr>
        <w:pStyle w:val="NormalWeb"/>
        <w:numPr>
          <w:ilvl w:val="0"/>
          <w:numId w:val="21"/>
        </w:numPr>
        <w:spacing w:after="0" w:afterAutospacing="0" w:line="420" w:lineRule="atLeast"/>
        <w:rPr>
          <w:rFonts w:ascii="Arial" w:hAnsi="Arial" w:cs="Arial"/>
          <w:color w:val="212529"/>
        </w:rPr>
      </w:pPr>
      <w:r w:rsidRPr="00324C56">
        <w:rPr>
          <w:rFonts w:ascii="Arial" w:hAnsi="Arial" w:cs="Arial"/>
          <w:b/>
          <w:bCs/>
          <w:color w:val="212529"/>
        </w:rPr>
        <w:t>Commutative Systems</w:t>
      </w:r>
      <w:r w:rsidRPr="00324C56">
        <w:rPr>
          <w:rFonts w:ascii="Arial" w:hAnsi="Arial" w:cs="Arial"/>
          <w:color w:val="212529"/>
        </w:rPr>
        <w:t>: These are usually useful for problems in which changes occur but can be reversed and in which the order of operation is not critical. Production systems that are not usually not partially commutative are useful for many problems in which irreversible changes occur, such as chemical analysis. When dealing with such systems, the order in which operations are performed is very important and hence correct decisions must be made at the first attempt itself.</w:t>
      </w:r>
    </w:p>
    <w:p w14:paraId="69AADC51" w14:textId="77777777" w:rsidR="007B68CC" w:rsidRDefault="007B68CC"/>
    <w:p w14:paraId="69AADC52" w14:textId="77777777" w:rsidR="007B68CC" w:rsidRDefault="001076E4">
      <w:pPr>
        <w:rPr>
          <w:b/>
          <w:sz w:val="36"/>
          <w:szCs w:val="36"/>
        </w:rPr>
      </w:pPr>
      <w:r w:rsidRPr="001076E4">
        <w:rPr>
          <w:b/>
          <w:sz w:val="36"/>
          <w:szCs w:val="36"/>
        </w:rPr>
        <w:t>Knowledge System Building tools in AI:</w:t>
      </w:r>
    </w:p>
    <w:p w14:paraId="69AADC53" w14:textId="77777777" w:rsidR="00792C2D" w:rsidRDefault="00792C2D">
      <w:r w:rsidRPr="00792C2D">
        <w:t xml:space="preserve">Building an expert system involves the correct choice of a knowledge representation strategy and an inferencing process. </w:t>
      </w:r>
    </w:p>
    <w:p w14:paraId="69AADC54" w14:textId="77777777" w:rsidR="00792C2D" w:rsidRDefault="00792C2D">
      <w:r w:rsidRPr="00792C2D">
        <w:t xml:space="preserve">One of the earliest tools used in expert system building was LISP. </w:t>
      </w:r>
    </w:p>
    <w:p w14:paraId="69AADC55" w14:textId="77777777" w:rsidR="00792C2D" w:rsidRDefault="00792C2D">
      <w:r w:rsidRPr="00792C2D">
        <w:t xml:space="preserve">LISP is a versatile language and can support a rich variety of representational structures and most of the early expert systems, such as MYCIN and PROSPECTOR, were built using some dialect of LISP. </w:t>
      </w:r>
    </w:p>
    <w:p w14:paraId="69AADC56" w14:textId="77777777" w:rsidR="00792C2D" w:rsidRDefault="00792C2D">
      <w:r w:rsidRPr="00792C2D">
        <w:lastRenderedPageBreak/>
        <w:t>With LISP the designer has total freedom of control over building decisions and the types of representational structures required.</w:t>
      </w:r>
    </w:p>
    <w:p w14:paraId="69AADC57" w14:textId="77777777" w:rsidR="001076E4" w:rsidRDefault="00792C2D">
      <w:pPr>
        <w:rPr>
          <w:rFonts w:ascii="Arial" w:hAnsi="Arial" w:cs="Arial"/>
          <w:color w:val="202124"/>
          <w:sz w:val="20"/>
          <w:szCs w:val="20"/>
          <w:shd w:val="clear" w:color="auto" w:fill="FFFFFF"/>
        </w:rPr>
      </w:pPr>
      <w:r w:rsidRPr="00792C2D">
        <w:t> </w:t>
      </w:r>
      <w:r w:rsidR="001076E4">
        <w:rPr>
          <w:rFonts w:ascii="Arial" w:hAnsi="Arial" w:cs="Arial"/>
          <w:color w:val="202124"/>
          <w:sz w:val="20"/>
          <w:szCs w:val="20"/>
          <w:shd w:val="clear" w:color="auto" w:fill="FFFFFF"/>
        </w:rPr>
        <w:t>The three main toolkits in the marketplace are </w:t>
      </w:r>
    </w:p>
    <w:p w14:paraId="69AADC58" w14:textId="77777777" w:rsidR="001076E4" w:rsidRDefault="001076E4">
      <w:pPr>
        <w:rPr>
          <w:rFonts w:ascii="Arial" w:hAnsi="Arial" w:cs="Arial"/>
          <w:b/>
          <w:bCs/>
          <w:color w:val="202124"/>
          <w:sz w:val="20"/>
          <w:szCs w:val="20"/>
          <w:shd w:val="clear" w:color="auto" w:fill="FFFFFF"/>
        </w:rPr>
      </w:pPr>
      <w:r>
        <w:rPr>
          <w:rFonts w:ascii="Arial" w:hAnsi="Arial" w:cs="Arial"/>
          <w:b/>
          <w:bCs/>
          <w:color w:val="202124"/>
          <w:sz w:val="20"/>
          <w:szCs w:val="20"/>
          <w:shd w:val="clear" w:color="auto" w:fill="FFFFFF"/>
        </w:rPr>
        <w:t>KEE (Knowledge Engineering Environ</w:t>
      </w:r>
      <w:r w:rsidR="00CB0845">
        <w:rPr>
          <w:rFonts w:ascii="Arial" w:hAnsi="Arial" w:cs="Arial"/>
          <w:b/>
          <w:bCs/>
          <w:color w:val="202124"/>
          <w:sz w:val="20"/>
          <w:szCs w:val="20"/>
          <w:shd w:val="clear" w:color="auto" w:fill="FFFFFF"/>
        </w:rPr>
        <w:t>ment):</w:t>
      </w:r>
      <w:r w:rsidR="00CB0845" w:rsidRPr="00CB0845">
        <w:rPr>
          <w:rFonts w:ascii="Arial" w:hAnsi="Arial" w:cs="Arial"/>
          <w:color w:val="202124"/>
          <w:sz w:val="20"/>
          <w:szCs w:val="20"/>
          <w:shd w:val="clear" w:color="auto" w:fill="FFFFFF"/>
        </w:rPr>
        <w:t xml:space="preserve"> </w:t>
      </w:r>
      <w:r w:rsidR="00CB0845" w:rsidRPr="00CB0845">
        <w:rPr>
          <w:rFonts w:ascii="Arial" w:hAnsi="Arial" w:cs="Arial"/>
          <w:bCs/>
          <w:color w:val="202124"/>
          <w:sz w:val="20"/>
          <w:szCs w:val="20"/>
          <w:shd w:val="clear" w:color="auto" w:fill="FFFFFF"/>
        </w:rPr>
        <w:t>Knowledge Engineering Environment (KEE) is a frame-based development tool for expert systems.</w:t>
      </w:r>
    </w:p>
    <w:p w14:paraId="69AADC59" w14:textId="77777777" w:rsidR="001076E4" w:rsidRDefault="001076E4">
      <w:pPr>
        <w:rPr>
          <w:rFonts w:ascii="Arial" w:hAnsi="Arial" w:cs="Arial"/>
          <w:b/>
          <w:bCs/>
          <w:color w:val="202124"/>
          <w:sz w:val="20"/>
          <w:szCs w:val="20"/>
          <w:shd w:val="clear" w:color="auto" w:fill="FFFFFF"/>
        </w:rPr>
      </w:pPr>
      <w:r>
        <w:rPr>
          <w:rFonts w:ascii="Arial" w:hAnsi="Arial" w:cs="Arial"/>
          <w:b/>
          <w:bCs/>
          <w:color w:val="202124"/>
          <w:sz w:val="20"/>
          <w:szCs w:val="20"/>
          <w:shd w:val="clear" w:color="auto" w:fill="FFFFFF"/>
        </w:rPr>
        <w:t xml:space="preserve"> ART </w:t>
      </w:r>
      <w:r w:rsidR="00CB0845">
        <w:rPr>
          <w:rFonts w:ascii="Arial" w:hAnsi="Arial" w:cs="Arial"/>
          <w:b/>
          <w:bCs/>
          <w:color w:val="202124"/>
          <w:sz w:val="20"/>
          <w:szCs w:val="20"/>
          <w:shd w:val="clear" w:color="auto" w:fill="FFFFFF"/>
        </w:rPr>
        <w:t>(Automated Reasoning Tool):</w:t>
      </w:r>
      <w:r w:rsidR="00CB0845" w:rsidRPr="00CB0845">
        <w:rPr>
          <w:rFonts w:ascii="Arial" w:hAnsi="Arial" w:cs="Arial"/>
          <w:color w:val="4D5156"/>
          <w:sz w:val="18"/>
          <w:szCs w:val="18"/>
          <w:shd w:val="clear" w:color="auto" w:fill="FFFFFF"/>
        </w:rPr>
        <w:t xml:space="preserve"> </w:t>
      </w:r>
      <w:r w:rsidR="00CB0845" w:rsidRPr="00CB0845">
        <w:rPr>
          <w:rFonts w:ascii="Arial" w:hAnsi="Arial" w:cs="Arial"/>
          <w:bCs/>
          <w:color w:val="202124"/>
          <w:sz w:val="20"/>
          <w:szCs w:val="20"/>
          <w:shd w:val="clear" w:color="auto" w:fill="FFFFFF"/>
        </w:rPr>
        <w:t>Automated reasoning is the area of computer science that is concerned with applying reasoning in the form of logic to computing systems</w:t>
      </w:r>
    </w:p>
    <w:p w14:paraId="69AADC5A" w14:textId="77777777" w:rsidR="001076E4" w:rsidRDefault="001076E4">
      <w:pPr>
        <w:rPr>
          <w:rFonts w:ascii="Arial" w:hAnsi="Arial" w:cs="Arial"/>
          <w:color w:val="202124"/>
          <w:sz w:val="20"/>
          <w:szCs w:val="20"/>
          <w:shd w:val="clear" w:color="auto" w:fill="FFFFFF"/>
        </w:rPr>
      </w:pPr>
      <w:r>
        <w:rPr>
          <w:rFonts w:ascii="Arial" w:hAnsi="Arial" w:cs="Arial"/>
          <w:b/>
          <w:bCs/>
          <w:color w:val="202124"/>
          <w:sz w:val="20"/>
          <w:szCs w:val="20"/>
          <w:shd w:val="clear" w:color="auto" w:fill="FFFFFF"/>
        </w:rPr>
        <w:t>Knowledge Craft</w:t>
      </w:r>
      <w:r>
        <w:rPr>
          <w:rFonts w:ascii="Arial" w:hAnsi="Arial" w:cs="Arial"/>
          <w:color w:val="202124"/>
          <w:sz w:val="20"/>
          <w:szCs w:val="20"/>
          <w:shd w:val="clear" w:color="auto" w:fill="FFFFFF"/>
        </w:rPr>
        <w:t xml:space="preserve">. </w:t>
      </w:r>
    </w:p>
    <w:p w14:paraId="69AADC5B" w14:textId="77777777" w:rsidR="001076E4" w:rsidRDefault="001076E4">
      <w:pPr>
        <w:rPr>
          <w:rFonts w:ascii="Arial" w:hAnsi="Arial" w:cs="Arial"/>
          <w:color w:val="202124"/>
          <w:sz w:val="20"/>
          <w:szCs w:val="20"/>
          <w:shd w:val="clear" w:color="auto" w:fill="FFFFFF"/>
        </w:rPr>
      </w:pPr>
      <w:r>
        <w:rPr>
          <w:rFonts w:ascii="Arial" w:hAnsi="Arial" w:cs="Arial"/>
          <w:color w:val="202124"/>
          <w:sz w:val="20"/>
          <w:szCs w:val="20"/>
          <w:shd w:val="clear" w:color="auto" w:fill="FFFFFF"/>
        </w:rPr>
        <w:t>KEE was the first in the field and is therefore the most used of the three. All three are based on LISP so that the designer is free at any time to program in LISP.</w:t>
      </w:r>
    </w:p>
    <w:p w14:paraId="69AADC5C" w14:textId="77777777" w:rsidR="00792C2D" w:rsidRPr="001076E4" w:rsidRDefault="00792C2D">
      <w:pPr>
        <w:rPr>
          <w:b/>
          <w:sz w:val="36"/>
          <w:szCs w:val="36"/>
        </w:rPr>
      </w:pPr>
      <w:r>
        <w:rPr>
          <w:rFonts w:ascii="Georgia" w:hAnsi="Georgia"/>
          <w:color w:val="2E2E2E"/>
          <w:sz w:val="23"/>
          <w:szCs w:val="23"/>
        </w:rPr>
        <w:t>However, the tool situation has certainly not stabilized. In the future, there will be a move to more sophisticated shells with a wide range of facilities at reasonably affordable price.</w:t>
      </w:r>
    </w:p>
    <w:sectPr w:rsidR="00792C2D" w:rsidRPr="001076E4" w:rsidSect="00155A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6DD555" w14:textId="77777777" w:rsidR="006F3D63" w:rsidRDefault="006F3D63" w:rsidP="00D71674">
      <w:pPr>
        <w:spacing w:after="0" w:line="240" w:lineRule="auto"/>
      </w:pPr>
      <w:r>
        <w:separator/>
      </w:r>
    </w:p>
  </w:endnote>
  <w:endnote w:type="continuationSeparator" w:id="0">
    <w:p w14:paraId="0D65A64D" w14:textId="77777777" w:rsidR="006F3D63" w:rsidRDefault="006F3D63" w:rsidP="00D716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ar(--font-din)">
    <w:altName w:val="Times New Roman"/>
    <w:panose1 w:val="00000000000000000000"/>
    <w:charset w:val="00"/>
    <w:family w:val="roman"/>
    <w:notTrueType/>
    <w:pitch w:val="default"/>
  </w:font>
  <w:font w:name="Montserrat">
    <w:altName w:val="Times New Roman"/>
    <w:charset w:val="00"/>
    <w:family w:val="roman"/>
    <w:pitch w:val="default"/>
  </w:font>
  <w:font w:name="var(--bs-font-monospace)">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27D44" w14:textId="77777777" w:rsidR="006F3D63" w:rsidRDefault="006F3D63" w:rsidP="00D71674">
      <w:pPr>
        <w:spacing w:after="0" w:line="240" w:lineRule="auto"/>
      </w:pPr>
      <w:r>
        <w:separator/>
      </w:r>
    </w:p>
  </w:footnote>
  <w:footnote w:type="continuationSeparator" w:id="0">
    <w:p w14:paraId="4C3C82F3" w14:textId="77777777" w:rsidR="006F3D63" w:rsidRDefault="006F3D63" w:rsidP="00D716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A51CA"/>
    <w:multiLevelType w:val="multilevel"/>
    <w:tmpl w:val="049C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0D3A84"/>
    <w:multiLevelType w:val="multilevel"/>
    <w:tmpl w:val="4C8AC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8E7FAF"/>
    <w:multiLevelType w:val="multilevel"/>
    <w:tmpl w:val="4912C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570484"/>
    <w:multiLevelType w:val="multilevel"/>
    <w:tmpl w:val="F2986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C26F62"/>
    <w:multiLevelType w:val="multilevel"/>
    <w:tmpl w:val="C3C88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0370C4"/>
    <w:multiLevelType w:val="multilevel"/>
    <w:tmpl w:val="BA9ED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E9793F"/>
    <w:multiLevelType w:val="multilevel"/>
    <w:tmpl w:val="00925C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hAnsi="Arial" w:cs="Arial" w:hint="default"/>
        <w:b/>
        <w:color w:val="20212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616B73"/>
    <w:multiLevelType w:val="multilevel"/>
    <w:tmpl w:val="BA36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42F3B46"/>
    <w:multiLevelType w:val="multilevel"/>
    <w:tmpl w:val="7A429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DA4345"/>
    <w:multiLevelType w:val="multilevel"/>
    <w:tmpl w:val="BE126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F8F1488"/>
    <w:multiLevelType w:val="multilevel"/>
    <w:tmpl w:val="A694F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444450"/>
    <w:multiLevelType w:val="multilevel"/>
    <w:tmpl w:val="03227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B103CC"/>
    <w:multiLevelType w:val="multilevel"/>
    <w:tmpl w:val="98F46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FD07FAA"/>
    <w:multiLevelType w:val="multilevel"/>
    <w:tmpl w:val="E33AE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00272F"/>
    <w:multiLevelType w:val="multilevel"/>
    <w:tmpl w:val="D0503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52A407C"/>
    <w:multiLevelType w:val="multilevel"/>
    <w:tmpl w:val="0D50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B4794B"/>
    <w:multiLevelType w:val="multilevel"/>
    <w:tmpl w:val="297A8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680B74"/>
    <w:multiLevelType w:val="multilevel"/>
    <w:tmpl w:val="3146A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7C3162"/>
    <w:multiLevelType w:val="multilevel"/>
    <w:tmpl w:val="8FBE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C1D43E2"/>
    <w:multiLevelType w:val="multilevel"/>
    <w:tmpl w:val="FAB0D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B1092B"/>
    <w:multiLevelType w:val="multilevel"/>
    <w:tmpl w:val="C89A2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2684753">
    <w:abstractNumId w:val="12"/>
  </w:num>
  <w:num w:numId="2" w16cid:durableId="134571971">
    <w:abstractNumId w:val="5"/>
  </w:num>
  <w:num w:numId="3" w16cid:durableId="965938344">
    <w:abstractNumId w:val="14"/>
  </w:num>
  <w:num w:numId="4" w16cid:durableId="820390613">
    <w:abstractNumId w:val="9"/>
  </w:num>
  <w:num w:numId="5" w16cid:durableId="2131047454">
    <w:abstractNumId w:val="3"/>
  </w:num>
  <w:num w:numId="6" w16cid:durableId="1992324487">
    <w:abstractNumId w:val="7"/>
  </w:num>
  <w:num w:numId="7" w16cid:durableId="1165898759">
    <w:abstractNumId w:val="6"/>
  </w:num>
  <w:num w:numId="8" w16cid:durableId="1194878213">
    <w:abstractNumId w:val="18"/>
  </w:num>
  <w:num w:numId="9" w16cid:durableId="1922062998">
    <w:abstractNumId w:val="15"/>
  </w:num>
  <w:num w:numId="10" w16cid:durableId="1682004318">
    <w:abstractNumId w:val="8"/>
  </w:num>
  <w:num w:numId="11" w16cid:durableId="1249198262">
    <w:abstractNumId w:val="20"/>
  </w:num>
  <w:num w:numId="12" w16cid:durableId="307563782">
    <w:abstractNumId w:val="11"/>
  </w:num>
  <w:num w:numId="13" w16cid:durableId="1952323241">
    <w:abstractNumId w:val="16"/>
  </w:num>
  <w:num w:numId="14" w16cid:durableId="343284882">
    <w:abstractNumId w:val="17"/>
  </w:num>
  <w:num w:numId="15" w16cid:durableId="295182455">
    <w:abstractNumId w:val="13"/>
  </w:num>
  <w:num w:numId="16" w16cid:durableId="844780291">
    <w:abstractNumId w:val="19"/>
  </w:num>
  <w:num w:numId="17" w16cid:durableId="362437242">
    <w:abstractNumId w:val="0"/>
  </w:num>
  <w:num w:numId="18" w16cid:durableId="1263685429">
    <w:abstractNumId w:val="4"/>
  </w:num>
  <w:num w:numId="19" w16cid:durableId="2097509867">
    <w:abstractNumId w:val="10"/>
  </w:num>
  <w:num w:numId="20" w16cid:durableId="1595355001">
    <w:abstractNumId w:val="1"/>
  </w:num>
  <w:num w:numId="21" w16cid:durableId="11202265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A321F"/>
    <w:rsid w:val="00057693"/>
    <w:rsid w:val="001076E4"/>
    <w:rsid w:val="00155AE9"/>
    <w:rsid w:val="001F114D"/>
    <w:rsid w:val="00202629"/>
    <w:rsid w:val="00264342"/>
    <w:rsid w:val="00292C3A"/>
    <w:rsid w:val="00324C56"/>
    <w:rsid w:val="003513DC"/>
    <w:rsid w:val="00355072"/>
    <w:rsid w:val="003F73C2"/>
    <w:rsid w:val="004903A8"/>
    <w:rsid w:val="004D59F6"/>
    <w:rsid w:val="00504DBC"/>
    <w:rsid w:val="0054051E"/>
    <w:rsid w:val="0054787F"/>
    <w:rsid w:val="00584FF0"/>
    <w:rsid w:val="005E4C0C"/>
    <w:rsid w:val="005F4AB0"/>
    <w:rsid w:val="00694963"/>
    <w:rsid w:val="006F1E2F"/>
    <w:rsid w:val="006F3D63"/>
    <w:rsid w:val="006F7222"/>
    <w:rsid w:val="00792C2D"/>
    <w:rsid w:val="00792CF0"/>
    <w:rsid w:val="007B68CC"/>
    <w:rsid w:val="007C4982"/>
    <w:rsid w:val="00847F7F"/>
    <w:rsid w:val="008B52CB"/>
    <w:rsid w:val="008E1C51"/>
    <w:rsid w:val="00A12392"/>
    <w:rsid w:val="00A440CB"/>
    <w:rsid w:val="00A54AA5"/>
    <w:rsid w:val="00AA4CBC"/>
    <w:rsid w:val="00B03B5D"/>
    <w:rsid w:val="00B51DC7"/>
    <w:rsid w:val="00B90073"/>
    <w:rsid w:val="00B96F09"/>
    <w:rsid w:val="00C054E2"/>
    <w:rsid w:val="00CB0845"/>
    <w:rsid w:val="00D71674"/>
    <w:rsid w:val="00D718E4"/>
    <w:rsid w:val="00D861AE"/>
    <w:rsid w:val="00DA29F0"/>
    <w:rsid w:val="00DD40BF"/>
    <w:rsid w:val="00E44A68"/>
    <w:rsid w:val="00E50B5B"/>
    <w:rsid w:val="00EA321F"/>
    <w:rsid w:val="00F23A48"/>
    <w:rsid w:val="00FE40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_x0000_s1029"/>
        <o:r id="V:Rule2" type="connector" idref="#_x0000_s1041"/>
        <o:r id="V:Rule3" type="connector" idref="#_x0000_s1032"/>
        <o:r id="V:Rule4" type="connector" idref="#_x0000_s1030"/>
        <o:r id="V:Rule5" type="connector" idref="#_x0000_s1037"/>
        <o:r id="V:Rule6" type="connector" idref="#_x0000_s1028"/>
        <o:r id="V:Rule7" type="connector" idref="#_x0000_s1031"/>
        <o:r id="V:Rule8" type="connector" idref="#_x0000_s1040"/>
        <o:r id="V:Rule9" type="connector" idref="#_x0000_s1027"/>
        <o:r id="V:Rule10" type="connector" idref="#_x0000_s1043"/>
        <o:r id="V:Rule11" type="connector" idref="#_x0000_s1036"/>
        <o:r id="V:Rule12" type="connector" idref="#_x0000_s1044"/>
      </o:rules>
    </o:shapelayout>
  </w:shapeDefaults>
  <w:decimalSymbol w:val="."/>
  <w:listSeparator w:val=","/>
  <w14:docId w14:val="69AADB39"/>
  <w15:docId w15:val="{61F82EE8-7ABA-4FF0-8CD0-95348B68F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AE9"/>
  </w:style>
  <w:style w:type="paragraph" w:styleId="Heading2">
    <w:name w:val="heading 2"/>
    <w:basedOn w:val="Normal"/>
    <w:link w:val="Heading2Char"/>
    <w:uiPriority w:val="9"/>
    <w:qFormat/>
    <w:rsid w:val="001F114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B68C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A321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A321F"/>
    <w:rPr>
      <w:b/>
      <w:bCs/>
    </w:rPr>
  </w:style>
  <w:style w:type="paragraph" w:customStyle="1" w:styleId="wp-caption-text">
    <w:name w:val="wp-caption-text"/>
    <w:basedOn w:val="Normal"/>
    <w:rsid w:val="00EA32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A321F"/>
    <w:rPr>
      <w:color w:val="0000FF"/>
      <w:u w:val="single"/>
    </w:rPr>
  </w:style>
  <w:style w:type="character" w:customStyle="1" w:styleId="favoritelike">
    <w:name w:val="favoritelike"/>
    <w:basedOn w:val="DefaultParagraphFont"/>
    <w:rsid w:val="00EA321F"/>
  </w:style>
  <w:style w:type="paragraph" w:styleId="BalloonText">
    <w:name w:val="Balloon Text"/>
    <w:basedOn w:val="Normal"/>
    <w:link w:val="BalloonTextChar"/>
    <w:uiPriority w:val="99"/>
    <w:semiHidden/>
    <w:unhideWhenUsed/>
    <w:rsid w:val="00EA32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A321F"/>
    <w:rPr>
      <w:rFonts w:ascii="Tahoma" w:hAnsi="Tahoma" w:cs="Tahoma"/>
      <w:sz w:val="16"/>
      <w:szCs w:val="16"/>
    </w:rPr>
  </w:style>
  <w:style w:type="character" w:customStyle="1" w:styleId="hgkelc">
    <w:name w:val="hgkelc"/>
    <w:basedOn w:val="DefaultParagraphFont"/>
    <w:rsid w:val="00EA321F"/>
  </w:style>
  <w:style w:type="character" w:customStyle="1" w:styleId="jpfdse">
    <w:name w:val="jpfdse"/>
    <w:basedOn w:val="DefaultParagraphFont"/>
    <w:rsid w:val="00EA321F"/>
  </w:style>
  <w:style w:type="character" w:customStyle="1" w:styleId="kx21rb">
    <w:name w:val="kx21rb"/>
    <w:basedOn w:val="DefaultParagraphFont"/>
    <w:rsid w:val="00EA321F"/>
  </w:style>
  <w:style w:type="paragraph" w:styleId="ListParagraph">
    <w:name w:val="List Paragraph"/>
    <w:basedOn w:val="Normal"/>
    <w:uiPriority w:val="34"/>
    <w:qFormat/>
    <w:rsid w:val="00584FF0"/>
    <w:pPr>
      <w:ind w:left="720"/>
      <w:contextualSpacing/>
    </w:pPr>
  </w:style>
  <w:style w:type="character" w:customStyle="1" w:styleId="Heading2Char">
    <w:name w:val="Heading 2 Char"/>
    <w:basedOn w:val="DefaultParagraphFont"/>
    <w:link w:val="Heading2"/>
    <w:uiPriority w:val="9"/>
    <w:rsid w:val="001F114D"/>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1F11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114D"/>
    <w:rPr>
      <w:rFonts w:ascii="Courier New" w:eastAsia="Times New Roman" w:hAnsi="Courier New" w:cs="Courier New"/>
      <w:sz w:val="20"/>
      <w:szCs w:val="20"/>
    </w:rPr>
  </w:style>
  <w:style w:type="character" w:customStyle="1" w:styleId="pln">
    <w:name w:val="pln"/>
    <w:basedOn w:val="DefaultParagraphFont"/>
    <w:rsid w:val="001F114D"/>
  </w:style>
  <w:style w:type="character" w:customStyle="1" w:styleId="pun">
    <w:name w:val="pun"/>
    <w:basedOn w:val="DefaultParagraphFont"/>
    <w:rsid w:val="001F114D"/>
  </w:style>
  <w:style w:type="character" w:customStyle="1" w:styleId="Heading3Char">
    <w:name w:val="Heading 3 Char"/>
    <w:basedOn w:val="DefaultParagraphFont"/>
    <w:link w:val="Heading3"/>
    <w:uiPriority w:val="9"/>
    <w:semiHidden/>
    <w:rsid w:val="007B68CC"/>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D716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1674"/>
  </w:style>
  <w:style w:type="paragraph" w:styleId="Footer">
    <w:name w:val="footer"/>
    <w:basedOn w:val="Normal"/>
    <w:link w:val="FooterChar"/>
    <w:uiPriority w:val="99"/>
    <w:unhideWhenUsed/>
    <w:rsid w:val="00D716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16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7319">
      <w:bodyDiv w:val="1"/>
      <w:marLeft w:val="0"/>
      <w:marRight w:val="0"/>
      <w:marTop w:val="0"/>
      <w:marBottom w:val="0"/>
      <w:divBdr>
        <w:top w:val="none" w:sz="0" w:space="0" w:color="auto"/>
        <w:left w:val="none" w:sz="0" w:space="0" w:color="auto"/>
        <w:bottom w:val="none" w:sz="0" w:space="0" w:color="auto"/>
        <w:right w:val="none" w:sz="0" w:space="0" w:color="auto"/>
      </w:divBdr>
    </w:div>
    <w:div w:id="32967127">
      <w:bodyDiv w:val="1"/>
      <w:marLeft w:val="0"/>
      <w:marRight w:val="0"/>
      <w:marTop w:val="0"/>
      <w:marBottom w:val="0"/>
      <w:divBdr>
        <w:top w:val="none" w:sz="0" w:space="0" w:color="auto"/>
        <w:left w:val="none" w:sz="0" w:space="0" w:color="auto"/>
        <w:bottom w:val="none" w:sz="0" w:space="0" w:color="auto"/>
        <w:right w:val="none" w:sz="0" w:space="0" w:color="auto"/>
      </w:divBdr>
    </w:div>
    <w:div w:id="119109113">
      <w:bodyDiv w:val="1"/>
      <w:marLeft w:val="0"/>
      <w:marRight w:val="0"/>
      <w:marTop w:val="0"/>
      <w:marBottom w:val="0"/>
      <w:divBdr>
        <w:top w:val="none" w:sz="0" w:space="0" w:color="auto"/>
        <w:left w:val="none" w:sz="0" w:space="0" w:color="auto"/>
        <w:bottom w:val="none" w:sz="0" w:space="0" w:color="auto"/>
        <w:right w:val="none" w:sz="0" w:space="0" w:color="auto"/>
      </w:divBdr>
    </w:div>
    <w:div w:id="188298512">
      <w:bodyDiv w:val="1"/>
      <w:marLeft w:val="0"/>
      <w:marRight w:val="0"/>
      <w:marTop w:val="0"/>
      <w:marBottom w:val="0"/>
      <w:divBdr>
        <w:top w:val="none" w:sz="0" w:space="0" w:color="auto"/>
        <w:left w:val="none" w:sz="0" w:space="0" w:color="auto"/>
        <w:bottom w:val="none" w:sz="0" w:space="0" w:color="auto"/>
        <w:right w:val="none" w:sz="0" w:space="0" w:color="auto"/>
      </w:divBdr>
    </w:div>
    <w:div w:id="303778847">
      <w:bodyDiv w:val="1"/>
      <w:marLeft w:val="0"/>
      <w:marRight w:val="0"/>
      <w:marTop w:val="0"/>
      <w:marBottom w:val="0"/>
      <w:divBdr>
        <w:top w:val="none" w:sz="0" w:space="0" w:color="auto"/>
        <w:left w:val="none" w:sz="0" w:space="0" w:color="auto"/>
        <w:bottom w:val="none" w:sz="0" w:space="0" w:color="auto"/>
        <w:right w:val="none" w:sz="0" w:space="0" w:color="auto"/>
      </w:divBdr>
    </w:div>
    <w:div w:id="342173590">
      <w:bodyDiv w:val="1"/>
      <w:marLeft w:val="0"/>
      <w:marRight w:val="0"/>
      <w:marTop w:val="0"/>
      <w:marBottom w:val="0"/>
      <w:divBdr>
        <w:top w:val="none" w:sz="0" w:space="0" w:color="auto"/>
        <w:left w:val="none" w:sz="0" w:space="0" w:color="auto"/>
        <w:bottom w:val="none" w:sz="0" w:space="0" w:color="auto"/>
        <w:right w:val="none" w:sz="0" w:space="0" w:color="auto"/>
      </w:divBdr>
    </w:div>
    <w:div w:id="472142848">
      <w:bodyDiv w:val="1"/>
      <w:marLeft w:val="0"/>
      <w:marRight w:val="0"/>
      <w:marTop w:val="0"/>
      <w:marBottom w:val="0"/>
      <w:divBdr>
        <w:top w:val="none" w:sz="0" w:space="0" w:color="auto"/>
        <w:left w:val="none" w:sz="0" w:space="0" w:color="auto"/>
        <w:bottom w:val="none" w:sz="0" w:space="0" w:color="auto"/>
        <w:right w:val="none" w:sz="0" w:space="0" w:color="auto"/>
      </w:divBdr>
    </w:div>
    <w:div w:id="541674479">
      <w:bodyDiv w:val="1"/>
      <w:marLeft w:val="0"/>
      <w:marRight w:val="0"/>
      <w:marTop w:val="0"/>
      <w:marBottom w:val="0"/>
      <w:divBdr>
        <w:top w:val="none" w:sz="0" w:space="0" w:color="auto"/>
        <w:left w:val="none" w:sz="0" w:space="0" w:color="auto"/>
        <w:bottom w:val="none" w:sz="0" w:space="0" w:color="auto"/>
        <w:right w:val="none" w:sz="0" w:space="0" w:color="auto"/>
      </w:divBdr>
    </w:div>
    <w:div w:id="628359527">
      <w:bodyDiv w:val="1"/>
      <w:marLeft w:val="0"/>
      <w:marRight w:val="0"/>
      <w:marTop w:val="0"/>
      <w:marBottom w:val="0"/>
      <w:divBdr>
        <w:top w:val="none" w:sz="0" w:space="0" w:color="auto"/>
        <w:left w:val="none" w:sz="0" w:space="0" w:color="auto"/>
        <w:bottom w:val="none" w:sz="0" w:space="0" w:color="auto"/>
        <w:right w:val="none" w:sz="0" w:space="0" w:color="auto"/>
      </w:divBdr>
    </w:div>
    <w:div w:id="714936032">
      <w:bodyDiv w:val="1"/>
      <w:marLeft w:val="0"/>
      <w:marRight w:val="0"/>
      <w:marTop w:val="0"/>
      <w:marBottom w:val="0"/>
      <w:divBdr>
        <w:top w:val="none" w:sz="0" w:space="0" w:color="auto"/>
        <w:left w:val="none" w:sz="0" w:space="0" w:color="auto"/>
        <w:bottom w:val="none" w:sz="0" w:space="0" w:color="auto"/>
        <w:right w:val="none" w:sz="0" w:space="0" w:color="auto"/>
      </w:divBdr>
      <w:divsChild>
        <w:div w:id="689259582">
          <w:marLeft w:val="0"/>
          <w:marRight w:val="0"/>
          <w:marTop w:val="0"/>
          <w:marBottom w:val="0"/>
          <w:divBdr>
            <w:top w:val="none" w:sz="0" w:space="0" w:color="auto"/>
            <w:left w:val="none" w:sz="0" w:space="0" w:color="auto"/>
            <w:bottom w:val="none" w:sz="0" w:space="0" w:color="auto"/>
            <w:right w:val="none" w:sz="0" w:space="0" w:color="auto"/>
          </w:divBdr>
          <w:divsChild>
            <w:div w:id="1167746509">
              <w:marLeft w:val="0"/>
              <w:marRight w:val="0"/>
              <w:marTop w:val="0"/>
              <w:marBottom w:val="0"/>
              <w:divBdr>
                <w:top w:val="none" w:sz="0" w:space="0" w:color="auto"/>
                <w:left w:val="none" w:sz="0" w:space="0" w:color="auto"/>
                <w:bottom w:val="none" w:sz="0" w:space="0" w:color="auto"/>
                <w:right w:val="none" w:sz="0" w:space="0" w:color="auto"/>
              </w:divBdr>
              <w:divsChild>
                <w:div w:id="1701317394">
                  <w:marLeft w:val="0"/>
                  <w:marRight w:val="0"/>
                  <w:marTop w:val="0"/>
                  <w:marBottom w:val="0"/>
                  <w:divBdr>
                    <w:top w:val="none" w:sz="0" w:space="0" w:color="auto"/>
                    <w:left w:val="none" w:sz="0" w:space="0" w:color="auto"/>
                    <w:bottom w:val="none" w:sz="0" w:space="0" w:color="auto"/>
                    <w:right w:val="none" w:sz="0" w:space="0" w:color="auto"/>
                  </w:divBdr>
                  <w:divsChild>
                    <w:div w:id="77702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999206">
      <w:bodyDiv w:val="1"/>
      <w:marLeft w:val="0"/>
      <w:marRight w:val="0"/>
      <w:marTop w:val="0"/>
      <w:marBottom w:val="0"/>
      <w:divBdr>
        <w:top w:val="none" w:sz="0" w:space="0" w:color="auto"/>
        <w:left w:val="none" w:sz="0" w:space="0" w:color="auto"/>
        <w:bottom w:val="none" w:sz="0" w:space="0" w:color="auto"/>
        <w:right w:val="none" w:sz="0" w:space="0" w:color="auto"/>
      </w:divBdr>
      <w:divsChild>
        <w:div w:id="2113428657">
          <w:marLeft w:val="0"/>
          <w:marRight w:val="0"/>
          <w:marTop w:val="0"/>
          <w:marBottom w:val="0"/>
          <w:divBdr>
            <w:top w:val="none" w:sz="0" w:space="0" w:color="auto"/>
            <w:left w:val="none" w:sz="0" w:space="0" w:color="auto"/>
            <w:bottom w:val="none" w:sz="0" w:space="0" w:color="auto"/>
            <w:right w:val="none" w:sz="0" w:space="0" w:color="auto"/>
          </w:divBdr>
          <w:divsChild>
            <w:div w:id="2007704952">
              <w:marLeft w:val="0"/>
              <w:marRight w:val="0"/>
              <w:marTop w:val="0"/>
              <w:marBottom w:val="0"/>
              <w:divBdr>
                <w:top w:val="none" w:sz="0" w:space="0" w:color="auto"/>
                <w:left w:val="none" w:sz="0" w:space="0" w:color="auto"/>
                <w:bottom w:val="none" w:sz="0" w:space="0" w:color="auto"/>
                <w:right w:val="none" w:sz="0" w:space="0" w:color="auto"/>
              </w:divBdr>
              <w:divsChild>
                <w:div w:id="1535923879">
                  <w:marLeft w:val="0"/>
                  <w:marRight w:val="0"/>
                  <w:marTop w:val="0"/>
                  <w:marBottom w:val="0"/>
                  <w:divBdr>
                    <w:top w:val="none" w:sz="0" w:space="0" w:color="auto"/>
                    <w:left w:val="none" w:sz="0" w:space="0" w:color="auto"/>
                    <w:bottom w:val="none" w:sz="0" w:space="0" w:color="auto"/>
                    <w:right w:val="none" w:sz="0" w:space="0" w:color="auto"/>
                  </w:divBdr>
                  <w:divsChild>
                    <w:div w:id="97229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835664">
      <w:bodyDiv w:val="1"/>
      <w:marLeft w:val="0"/>
      <w:marRight w:val="0"/>
      <w:marTop w:val="0"/>
      <w:marBottom w:val="0"/>
      <w:divBdr>
        <w:top w:val="none" w:sz="0" w:space="0" w:color="auto"/>
        <w:left w:val="none" w:sz="0" w:space="0" w:color="auto"/>
        <w:bottom w:val="none" w:sz="0" w:space="0" w:color="auto"/>
        <w:right w:val="none" w:sz="0" w:space="0" w:color="auto"/>
      </w:divBdr>
    </w:div>
    <w:div w:id="905842484">
      <w:bodyDiv w:val="1"/>
      <w:marLeft w:val="0"/>
      <w:marRight w:val="0"/>
      <w:marTop w:val="0"/>
      <w:marBottom w:val="0"/>
      <w:divBdr>
        <w:top w:val="none" w:sz="0" w:space="0" w:color="auto"/>
        <w:left w:val="none" w:sz="0" w:space="0" w:color="auto"/>
        <w:bottom w:val="none" w:sz="0" w:space="0" w:color="auto"/>
        <w:right w:val="none" w:sz="0" w:space="0" w:color="auto"/>
      </w:divBdr>
    </w:div>
    <w:div w:id="919601529">
      <w:bodyDiv w:val="1"/>
      <w:marLeft w:val="0"/>
      <w:marRight w:val="0"/>
      <w:marTop w:val="0"/>
      <w:marBottom w:val="0"/>
      <w:divBdr>
        <w:top w:val="none" w:sz="0" w:space="0" w:color="auto"/>
        <w:left w:val="none" w:sz="0" w:space="0" w:color="auto"/>
        <w:bottom w:val="none" w:sz="0" w:space="0" w:color="auto"/>
        <w:right w:val="none" w:sz="0" w:space="0" w:color="auto"/>
      </w:divBdr>
    </w:div>
    <w:div w:id="1050225593">
      <w:bodyDiv w:val="1"/>
      <w:marLeft w:val="0"/>
      <w:marRight w:val="0"/>
      <w:marTop w:val="0"/>
      <w:marBottom w:val="0"/>
      <w:divBdr>
        <w:top w:val="none" w:sz="0" w:space="0" w:color="auto"/>
        <w:left w:val="none" w:sz="0" w:space="0" w:color="auto"/>
        <w:bottom w:val="none" w:sz="0" w:space="0" w:color="auto"/>
        <w:right w:val="none" w:sz="0" w:space="0" w:color="auto"/>
      </w:divBdr>
    </w:div>
    <w:div w:id="1143890442">
      <w:bodyDiv w:val="1"/>
      <w:marLeft w:val="0"/>
      <w:marRight w:val="0"/>
      <w:marTop w:val="0"/>
      <w:marBottom w:val="0"/>
      <w:divBdr>
        <w:top w:val="none" w:sz="0" w:space="0" w:color="auto"/>
        <w:left w:val="none" w:sz="0" w:space="0" w:color="auto"/>
        <w:bottom w:val="none" w:sz="0" w:space="0" w:color="auto"/>
        <w:right w:val="none" w:sz="0" w:space="0" w:color="auto"/>
      </w:divBdr>
    </w:div>
    <w:div w:id="1212618730">
      <w:bodyDiv w:val="1"/>
      <w:marLeft w:val="0"/>
      <w:marRight w:val="0"/>
      <w:marTop w:val="0"/>
      <w:marBottom w:val="0"/>
      <w:divBdr>
        <w:top w:val="none" w:sz="0" w:space="0" w:color="auto"/>
        <w:left w:val="none" w:sz="0" w:space="0" w:color="auto"/>
        <w:bottom w:val="none" w:sz="0" w:space="0" w:color="auto"/>
        <w:right w:val="none" w:sz="0" w:space="0" w:color="auto"/>
      </w:divBdr>
    </w:div>
    <w:div w:id="1297755463">
      <w:bodyDiv w:val="1"/>
      <w:marLeft w:val="0"/>
      <w:marRight w:val="0"/>
      <w:marTop w:val="0"/>
      <w:marBottom w:val="0"/>
      <w:divBdr>
        <w:top w:val="none" w:sz="0" w:space="0" w:color="auto"/>
        <w:left w:val="none" w:sz="0" w:space="0" w:color="auto"/>
        <w:bottom w:val="none" w:sz="0" w:space="0" w:color="auto"/>
        <w:right w:val="none" w:sz="0" w:space="0" w:color="auto"/>
      </w:divBdr>
    </w:div>
    <w:div w:id="1391230658">
      <w:bodyDiv w:val="1"/>
      <w:marLeft w:val="0"/>
      <w:marRight w:val="0"/>
      <w:marTop w:val="0"/>
      <w:marBottom w:val="0"/>
      <w:divBdr>
        <w:top w:val="none" w:sz="0" w:space="0" w:color="auto"/>
        <w:left w:val="none" w:sz="0" w:space="0" w:color="auto"/>
        <w:bottom w:val="none" w:sz="0" w:space="0" w:color="auto"/>
        <w:right w:val="none" w:sz="0" w:space="0" w:color="auto"/>
      </w:divBdr>
    </w:div>
    <w:div w:id="1394813648">
      <w:bodyDiv w:val="1"/>
      <w:marLeft w:val="0"/>
      <w:marRight w:val="0"/>
      <w:marTop w:val="0"/>
      <w:marBottom w:val="0"/>
      <w:divBdr>
        <w:top w:val="none" w:sz="0" w:space="0" w:color="auto"/>
        <w:left w:val="none" w:sz="0" w:space="0" w:color="auto"/>
        <w:bottom w:val="none" w:sz="0" w:space="0" w:color="auto"/>
        <w:right w:val="none" w:sz="0" w:space="0" w:color="auto"/>
      </w:divBdr>
    </w:div>
    <w:div w:id="1534922032">
      <w:bodyDiv w:val="1"/>
      <w:marLeft w:val="0"/>
      <w:marRight w:val="0"/>
      <w:marTop w:val="0"/>
      <w:marBottom w:val="0"/>
      <w:divBdr>
        <w:top w:val="none" w:sz="0" w:space="0" w:color="auto"/>
        <w:left w:val="none" w:sz="0" w:space="0" w:color="auto"/>
        <w:bottom w:val="none" w:sz="0" w:space="0" w:color="auto"/>
        <w:right w:val="none" w:sz="0" w:space="0" w:color="auto"/>
      </w:divBdr>
    </w:div>
    <w:div w:id="1595355880">
      <w:bodyDiv w:val="1"/>
      <w:marLeft w:val="0"/>
      <w:marRight w:val="0"/>
      <w:marTop w:val="0"/>
      <w:marBottom w:val="0"/>
      <w:divBdr>
        <w:top w:val="none" w:sz="0" w:space="0" w:color="auto"/>
        <w:left w:val="none" w:sz="0" w:space="0" w:color="auto"/>
        <w:bottom w:val="none" w:sz="0" w:space="0" w:color="auto"/>
        <w:right w:val="none" w:sz="0" w:space="0" w:color="auto"/>
      </w:divBdr>
    </w:div>
    <w:div w:id="1703631370">
      <w:bodyDiv w:val="1"/>
      <w:marLeft w:val="0"/>
      <w:marRight w:val="0"/>
      <w:marTop w:val="0"/>
      <w:marBottom w:val="0"/>
      <w:divBdr>
        <w:top w:val="none" w:sz="0" w:space="0" w:color="auto"/>
        <w:left w:val="none" w:sz="0" w:space="0" w:color="auto"/>
        <w:bottom w:val="none" w:sz="0" w:space="0" w:color="auto"/>
        <w:right w:val="none" w:sz="0" w:space="0" w:color="auto"/>
      </w:divBdr>
      <w:divsChild>
        <w:div w:id="1470592738">
          <w:marLeft w:val="0"/>
          <w:marRight w:val="0"/>
          <w:marTop w:val="0"/>
          <w:marBottom w:val="0"/>
          <w:divBdr>
            <w:top w:val="none" w:sz="0" w:space="0" w:color="auto"/>
            <w:left w:val="none" w:sz="0" w:space="0" w:color="auto"/>
            <w:bottom w:val="none" w:sz="0" w:space="0" w:color="auto"/>
            <w:right w:val="none" w:sz="0" w:space="0" w:color="auto"/>
          </w:divBdr>
          <w:divsChild>
            <w:div w:id="594939063">
              <w:marLeft w:val="0"/>
              <w:marRight w:val="0"/>
              <w:marTop w:val="0"/>
              <w:marBottom w:val="0"/>
              <w:divBdr>
                <w:top w:val="none" w:sz="0" w:space="0" w:color="auto"/>
                <w:left w:val="none" w:sz="0" w:space="0" w:color="auto"/>
                <w:bottom w:val="none" w:sz="0" w:space="0" w:color="auto"/>
                <w:right w:val="none" w:sz="0" w:space="0" w:color="auto"/>
              </w:divBdr>
              <w:divsChild>
                <w:div w:id="1735157831">
                  <w:marLeft w:val="0"/>
                  <w:marRight w:val="0"/>
                  <w:marTop w:val="600"/>
                  <w:marBottom w:val="0"/>
                  <w:divBdr>
                    <w:top w:val="single" w:sz="2" w:space="0" w:color="FFFFFF"/>
                    <w:left w:val="single" w:sz="2" w:space="0" w:color="FFFFFF"/>
                    <w:bottom w:val="single" w:sz="2" w:space="0" w:color="FFFFFF"/>
                    <w:right w:val="single" w:sz="2" w:space="0" w:color="FFFFFF"/>
                  </w:divBdr>
                  <w:divsChild>
                    <w:div w:id="1442842090">
                      <w:marLeft w:val="0"/>
                      <w:marRight w:val="0"/>
                      <w:marTop w:val="600"/>
                      <w:marBottom w:val="0"/>
                      <w:divBdr>
                        <w:top w:val="none" w:sz="0" w:space="0" w:color="auto"/>
                        <w:left w:val="none" w:sz="0" w:space="0" w:color="auto"/>
                        <w:bottom w:val="none" w:sz="0" w:space="0" w:color="auto"/>
                        <w:right w:val="none" w:sz="0" w:space="0" w:color="auto"/>
                      </w:divBdr>
                      <w:divsChild>
                        <w:div w:id="2133283985">
                          <w:marLeft w:val="0"/>
                          <w:marRight w:val="0"/>
                          <w:marTop w:val="0"/>
                          <w:marBottom w:val="120"/>
                          <w:divBdr>
                            <w:top w:val="none" w:sz="0" w:space="0" w:color="auto"/>
                            <w:left w:val="none" w:sz="0" w:space="0" w:color="auto"/>
                            <w:bottom w:val="none" w:sz="0" w:space="0" w:color="auto"/>
                            <w:right w:val="none" w:sz="0" w:space="0" w:color="auto"/>
                          </w:divBdr>
                        </w:div>
                      </w:divsChild>
                    </w:div>
                    <w:div w:id="778918273">
                      <w:marLeft w:val="0"/>
                      <w:marRight w:val="0"/>
                      <w:marTop w:val="0"/>
                      <w:marBottom w:val="0"/>
                      <w:divBdr>
                        <w:top w:val="none" w:sz="0" w:space="0" w:color="auto"/>
                        <w:left w:val="none" w:sz="0" w:space="0" w:color="auto"/>
                        <w:bottom w:val="none" w:sz="0" w:space="0" w:color="auto"/>
                        <w:right w:val="none" w:sz="0" w:space="0" w:color="auto"/>
                      </w:divBdr>
                      <w:divsChild>
                        <w:div w:id="419331983">
                          <w:marLeft w:val="0"/>
                          <w:marRight w:val="0"/>
                          <w:marTop w:val="0"/>
                          <w:marBottom w:val="0"/>
                          <w:divBdr>
                            <w:top w:val="none" w:sz="0" w:space="0" w:color="auto"/>
                            <w:left w:val="none" w:sz="0" w:space="0" w:color="auto"/>
                            <w:bottom w:val="none" w:sz="0" w:space="0" w:color="auto"/>
                            <w:right w:val="none" w:sz="0" w:space="0" w:color="auto"/>
                          </w:divBdr>
                          <w:divsChild>
                            <w:div w:id="1901165027">
                              <w:marLeft w:val="0"/>
                              <w:marRight w:val="0"/>
                              <w:marTop w:val="0"/>
                              <w:marBottom w:val="0"/>
                              <w:divBdr>
                                <w:top w:val="none" w:sz="0" w:space="0" w:color="auto"/>
                                <w:left w:val="none" w:sz="0" w:space="0" w:color="auto"/>
                                <w:bottom w:val="none" w:sz="0" w:space="0" w:color="auto"/>
                                <w:right w:val="none" w:sz="0" w:space="0" w:color="auto"/>
                              </w:divBdr>
                            </w:div>
                          </w:divsChild>
                        </w:div>
                        <w:div w:id="671184669">
                          <w:marLeft w:val="0"/>
                          <w:marRight w:val="0"/>
                          <w:marTop w:val="300"/>
                          <w:marBottom w:val="0"/>
                          <w:divBdr>
                            <w:top w:val="none" w:sz="0" w:space="0" w:color="auto"/>
                            <w:left w:val="none" w:sz="0" w:space="0" w:color="auto"/>
                            <w:bottom w:val="none" w:sz="0" w:space="0" w:color="auto"/>
                            <w:right w:val="none" w:sz="0" w:space="0" w:color="auto"/>
                          </w:divBdr>
                          <w:divsChild>
                            <w:div w:id="828637882">
                              <w:marLeft w:val="0"/>
                              <w:marRight w:val="0"/>
                              <w:marTop w:val="0"/>
                              <w:marBottom w:val="0"/>
                              <w:divBdr>
                                <w:top w:val="none" w:sz="0" w:space="0" w:color="auto"/>
                                <w:left w:val="none" w:sz="0" w:space="0" w:color="auto"/>
                                <w:bottom w:val="none" w:sz="0" w:space="0" w:color="auto"/>
                                <w:right w:val="none" w:sz="0" w:space="0" w:color="auto"/>
                              </w:divBdr>
                              <w:divsChild>
                                <w:div w:id="964850190">
                                  <w:marLeft w:val="0"/>
                                  <w:marRight w:val="0"/>
                                  <w:marTop w:val="0"/>
                                  <w:marBottom w:val="0"/>
                                  <w:divBdr>
                                    <w:top w:val="none" w:sz="0" w:space="0" w:color="auto"/>
                                    <w:left w:val="none" w:sz="0" w:space="0" w:color="auto"/>
                                    <w:bottom w:val="none" w:sz="0" w:space="0" w:color="auto"/>
                                    <w:right w:val="none" w:sz="0" w:space="0" w:color="auto"/>
                                  </w:divBdr>
                                </w:div>
                              </w:divsChild>
                            </w:div>
                            <w:div w:id="52383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73393">
                      <w:marLeft w:val="0"/>
                      <w:marRight w:val="0"/>
                      <w:marTop w:val="0"/>
                      <w:marBottom w:val="0"/>
                      <w:divBdr>
                        <w:top w:val="none" w:sz="0" w:space="0" w:color="auto"/>
                        <w:left w:val="none" w:sz="0" w:space="0" w:color="auto"/>
                        <w:bottom w:val="none" w:sz="0" w:space="0" w:color="auto"/>
                        <w:right w:val="none" w:sz="0" w:space="0" w:color="auto"/>
                      </w:divBdr>
                      <w:divsChild>
                        <w:div w:id="143398574">
                          <w:marLeft w:val="0"/>
                          <w:marRight w:val="0"/>
                          <w:marTop w:val="0"/>
                          <w:marBottom w:val="300"/>
                          <w:divBdr>
                            <w:top w:val="none" w:sz="0" w:space="0" w:color="auto"/>
                            <w:left w:val="none" w:sz="0" w:space="0" w:color="auto"/>
                            <w:bottom w:val="none" w:sz="0" w:space="0" w:color="auto"/>
                            <w:right w:val="none" w:sz="0" w:space="0" w:color="auto"/>
                          </w:divBdr>
                          <w:divsChild>
                            <w:div w:id="2139637741">
                              <w:marLeft w:val="0"/>
                              <w:marRight w:val="0"/>
                              <w:marTop w:val="0"/>
                              <w:marBottom w:val="0"/>
                              <w:divBdr>
                                <w:top w:val="none" w:sz="0" w:space="0" w:color="auto"/>
                                <w:left w:val="none" w:sz="0" w:space="0" w:color="auto"/>
                                <w:bottom w:val="none" w:sz="0" w:space="0" w:color="auto"/>
                                <w:right w:val="none" w:sz="0" w:space="0" w:color="auto"/>
                              </w:divBdr>
                              <w:divsChild>
                                <w:div w:id="1274245161">
                                  <w:marLeft w:val="0"/>
                                  <w:marRight w:val="0"/>
                                  <w:marTop w:val="0"/>
                                  <w:marBottom w:val="0"/>
                                  <w:divBdr>
                                    <w:top w:val="none" w:sz="0" w:space="0" w:color="auto"/>
                                    <w:left w:val="none" w:sz="0" w:space="0" w:color="auto"/>
                                    <w:bottom w:val="none" w:sz="0" w:space="0" w:color="auto"/>
                                    <w:right w:val="none" w:sz="0" w:space="0" w:color="auto"/>
                                  </w:divBdr>
                                  <w:divsChild>
                                    <w:div w:id="1375541739">
                                      <w:marLeft w:val="0"/>
                                      <w:marRight w:val="0"/>
                                      <w:marTop w:val="0"/>
                                      <w:marBottom w:val="0"/>
                                      <w:divBdr>
                                        <w:top w:val="none" w:sz="0" w:space="0" w:color="auto"/>
                                        <w:left w:val="none" w:sz="0" w:space="0" w:color="auto"/>
                                        <w:bottom w:val="none" w:sz="0" w:space="0" w:color="auto"/>
                                        <w:right w:val="none" w:sz="0" w:space="0" w:color="auto"/>
                                      </w:divBdr>
                                    </w:div>
                                  </w:divsChild>
                                </w:div>
                                <w:div w:id="1388332073">
                                  <w:marLeft w:val="0"/>
                                  <w:marRight w:val="0"/>
                                  <w:marTop w:val="0"/>
                                  <w:marBottom w:val="0"/>
                                  <w:divBdr>
                                    <w:top w:val="none" w:sz="0" w:space="0" w:color="auto"/>
                                    <w:left w:val="none" w:sz="0" w:space="0" w:color="auto"/>
                                    <w:bottom w:val="none" w:sz="0" w:space="0" w:color="auto"/>
                                    <w:right w:val="none" w:sz="0" w:space="0" w:color="auto"/>
                                  </w:divBdr>
                                  <w:divsChild>
                                    <w:div w:id="175267097">
                                      <w:marLeft w:val="0"/>
                                      <w:marRight w:val="0"/>
                                      <w:marTop w:val="0"/>
                                      <w:marBottom w:val="0"/>
                                      <w:divBdr>
                                        <w:top w:val="none" w:sz="0" w:space="0" w:color="auto"/>
                                        <w:left w:val="none" w:sz="0" w:space="0" w:color="auto"/>
                                        <w:bottom w:val="none" w:sz="0" w:space="0" w:color="auto"/>
                                        <w:right w:val="none" w:sz="0" w:space="0" w:color="auto"/>
                                      </w:divBdr>
                                    </w:div>
                                    <w:div w:id="2062166601">
                                      <w:marLeft w:val="0"/>
                                      <w:marRight w:val="0"/>
                                      <w:marTop w:val="0"/>
                                      <w:marBottom w:val="0"/>
                                      <w:divBdr>
                                        <w:top w:val="none" w:sz="0" w:space="0" w:color="auto"/>
                                        <w:left w:val="none" w:sz="0" w:space="0" w:color="auto"/>
                                        <w:bottom w:val="none" w:sz="0" w:space="0" w:color="auto"/>
                                        <w:right w:val="none" w:sz="0" w:space="0" w:color="auto"/>
                                      </w:divBdr>
                                      <w:divsChild>
                                        <w:div w:id="497576943">
                                          <w:marLeft w:val="0"/>
                                          <w:marRight w:val="225"/>
                                          <w:marTop w:val="0"/>
                                          <w:marBottom w:val="0"/>
                                          <w:divBdr>
                                            <w:top w:val="none" w:sz="0" w:space="0" w:color="auto"/>
                                            <w:left w:val="none" w:sz="0" w:space="0" w:color="auto"/>
                                            <w:bottom w:val="none" w:sz="0" w:space="0" w:color="auto"/>
                                            <w:right w:val="none" w:sz="0" w:space="0" w:color="auto"/>
                                          </w:divBdr>
                                        </w:div>
                                        <w:div w:id="1175879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754159938">
                              <w:marLeft w:val="0"/>
                              <w:marRight w:val="0"/>
                              <w:marTop w:val="525"/>
                              <w:marBottom w:val="0"/>
                              <w:divBdr>
                                <w:top w:val="none" w:sz="0" w:space="0" w:color="auto"/>
                                <w:left w:val="none" w:sz="0" w:space="0" w:color="auto"/>
                                <w:bottom w:val="none" w:sz="0" w:space="0" w:color="auto"/>
                                <w:right w:val="none" w:sz="0" w:space="0" w:color="auto"/>
                              </w:divBdr>
                              <w:divsChild>
                                <w:div w:id="1446851790">
                                  <w:marLeft w:val="0"/>
                                  <w:marRight w:val="0"/>
                                  <w:marTop w:val="0"/>
                                  <w:marBottom w:val="0"/>
                                  <w:divBdr>
                                    <w:top w:val="none" w:sz="0" w:space="0" w:color="auto"/>
                                    <w:left w:val="none" w:sz="0" w:space="0" w:color="auto"/>
                                    <w:bottom w:val="none" w:sz="0" w:space="0" w:color="auto"/>
                                    <w:right w:val="none" w:sz="0" w:space="0" w:color="auto"/>
                                  </w:divBdr>
                                  <w:divsChild>
                                    <w:div w:id="21132069">
                                      <w:marLeft w:val="0"/>
                                      <w:marRight w:val="0"/>
                                      <w:marTop w:val="0"/>
                                      <w:marBottom w:val="0"/>
                                      <w:divBdr>
                                        <w:top w:val="none" w:sz="0" w:space="0" w:color="auto"/>
                                        <w:left w:val="none" w:sz="0" w:space="0" w:color="auto"/>
                                        <w:bottom w:val="none" w:sz="0" w:space="0" w:color="auto"/>
                                        <w:right w:val="none" w:sz="0" w:space="0" w:color="auto"/>
                                      </w:divBdr>
                                      <w:divsChild>
                                        <w:div w:id="1599170517">
                                          <w:marLeft w:val="0"/>
                                          <w:marRight w:val="0"/>
                                          <w:marTop w:val="0"/>
                                          <w:marBottom w:val="0"/>
                                          <w:divBdr>
                                            <w:top w:val="none" w:sz="0" w:space="0" w:color="auto"/>
                                            <w:left w:val="none" w:sz="0" w:space="0" w:color="auto"/>
                                            <w:bottom w:val="none" w:sz="0" w:space="0" w:color="auto"/>
                                            <w:right w:val="none" w:sz="0" w:space="0" w:color="auto"/>
                                          </w:divBdr>
                                          <w:divsChild>
                                            <w:div w:id="2049909179">
                                              <w:marLeft w:val="0"/>
                                              <w:marRight w:val="0"/>
                                              <w:marTop w:val="0"/>
                                              <w:marBottom w:val="450"/>
                                              <w:divBdr>
                                                <w:top w:val="none" w:sz="0" w:space="0" w:color="auto"/>
                                                <w:left w:val="none" w:sz="0" w:space="0" w:color="auto"/>
                                                <w:bottom w:val="none" w:sz="0" w:space="0" w:color="auto"/>
                                                <w:right w:val="none" w:sz="0" w:space="0" w:color="auto"/>
                                              </w:divBdr>
                                              <w:divsChild>
                                                <w:div w:id="1613517152">
                                                  <w:marLeft w:val="0"/>
                                                  <w:marRight w:val="0"/>
                                                  <w:marTop w:val="0"/>
                                                  <w:marBottom w:val="0"/>
                                                  <w:divBdr>
                                                    <w:top w:val="none" w:sz="0" w:space="0" w:color="auto"/>
                                                    <w:left w:val="none" w:sz="0" w:space="0" w:color="auto"/>
                                                    <w:bottom w:val="none" w:sz="0" w:space="0" w:color="auto"/>
                                                    <w:right w:val="none" w:sz="0" w:space="0" w:color="auto"/>
                                                  </w:divBdr>
                                                </w:div>
                                                <w:div w:id="1794011360">
                                                  <w:marLeft w:val="0"/>
                                                  <w:marRight w:val="0"/>
                                                  <w:marTop w:val="0"/>
                                                  <w:marBottom w:val="0"/>
                                                  <w:divBdr>
                                                    <w:top w:val="none" w:sz="0" w:space="0" w:color="auto"/>
                                                    <w:left w:val="none" w:sz="0" w:space="0" w:color="auto"/>
                                                    <w:bottom w:val="none" w:sz="0" w:space="0" w:color="auto"/>
                                                    <w:right w:val="none" w:sz="0" w:space="0" w:color="auto"/>
                                                  </w:divBdr>
                                                </w:div>
                                              </w:divsChild>
                                            </w:div>
                                            <w:div w:id="1377392881">
                                              <w:marLeft w:val="0"/>
                                              <w:marRight w:val="0"/>
                                              <w:marTop w:val="0"/>
                                              <w:marBottom w:val="450"/>
                                              <w:divBdr>
                                                <w:top w:val="none" w:sz="0" w:space="0" w:color="auto"/>
                                                <w:left w:val="none" w:sz="0" w:space="0" w:color="auto"/>
                                                <w:bottom w:val="none" w:sz="0" w:space="0" w:color="auto"/>
                                                <w:right w:val="none" w:sz="0" w:space="0" w:color="auto"/>
                                              </w:divBdr>
                                              <w:divsChild>
                                                <w:div w:id="251400168">
                                                  <w:marLeft w:val="0"/>
                                                  <w:marRight w:val="0"/>
                                                  <w:marTop w:val="0"/>
                                                  <w:marBottom w:val="0"/>
                                                  <w:divBdr>
                                                    <w:top w:val="none" w:sz="0" w:space="0" w:color="auto"/>
                                                    <w:left w:val="none" w:sz="0" w:space="0" w:color="auto"/>
                                                    <w:bottom w:val="none" w:sz="0" w:space="0" w:color="auto"/>
                                                    <w:right w:val="none" w:sz="0" w:space="0" w:color="auto"/>
                                                  </w:divBdr>
                                                </w:div>
                                                <w:div w:id="1192258303">
                                                  <w:marLeft w:val="0"/>
                                                  <w:marRight w:val="0"/>
                                                  <w:marTop w:val="0"/>
                                                  <w:marBottom w:val="0"/>
                                                  <w:divBdr>
                                                    <w:top w:val="none" w:sz="0" w:space="0" w:color="auto"/>
                                                    <w:left w:val="none" w:sz="0" w:space="0" w:color="auto"/>
                                                    <w:bottom w:val="none" w:sz="0" w:space="0" w:color="auto"/>
                                                    <w:right w:val="none" w:sz="0" w:space="0" w:color="auto"/>
                                                  </w:divBdr>
                                                </w:div>
                                              </w:divsChild>
                                            </w:div>
                                            <w:div w:id="1580365133">
                                              <w:marLeft w:val="0"/>
                                              <w:marRight w:val="0"/>
                                              <w:marTop w:val="0"/>
                                              <w:marBottom w:val="450"/>
                                              <w:divBdr>
                                                <w:top w:val="none" w:sz="0" w:space="0" w:color="auto"/>
                                                <w:left w:val="none" w:sz="0" w:space="0" w:color="auto"/>
                                                <w:bottom w:val="none" w:sz="0" w:space="0" w:color="auto"/>
                                                <w:right w:val="none" w:sz="0" w:space="0" w:color="auto"/>
                                              </w:divBdr>
                                              <w:divsChild>
                                                <w:div w:id="633487335">
                                                  <w:marLeft w:val="0"/>
                                                  <w:marRight w:val="0"/>
                                                  <w:marTop w:val="0"/>
                                                  <w:marBottom w:val="0"/>
                                                  <w:divBdr>
                                                    <w:top w:val="none" w:sz="0" w:space="0" w:color="auto"/>
                                                    <w:left w:val="none" w:sz="0" w:space="0" w:color="auto"/>
                                                    <w:bottom w:val="none" w:sz="0" w:space="0" w:color="auto"/>
                                                    <w:right w:val="none" w:sz="0" w:space="0" w:color="auto"/>
                                                  </w:divBdr>
                                                </w:div>
                                                <w:div w:id="211385749">
                                                  <w:marLeft w:val="0"/>
                                                  <w:marRight w:val="0"/>
                                                  <w:marTop w:val="0"/>
                                                  <w:marBottom w:val="0"/>
                                                  <w:divBdr>
                                                    <w:top w:val="none" w:sz="0" w:space="0" w:color="auto"/>
                                                    <w:left w:val="none" w:sz="0" w:space="0" w:color="auto"/>
                                                    <w:bottom w:val="none" w:sz="0" w:space="0" w:color="auto"/>
                                                    <w:right w:val="none" w:sz="0" w:space="0" w:color="auto"/>
                                                  </w:divBdr>
                                                </w:div>
                                              </w:divsChild>
                                            </w:div>
                                            <w:div w:id="1359043312">
                                              <w:marLeft w:val="0"/>
                                              <w:marRight w:val="0"/>
                                              <w:marTop w:val="0"/>
                                              <w:marBottom w:val="450"/>
                                              <w:divBdr>
                                                <w:top w:val="none" w:sz="0" w:space="0" w:color="auto"/>
                                                <w:left w:val="none" w:sz="0" w:space="0" w:color="auto"/>
                                                <w:bottom w:val="none" w:sz="0" w:space="0" w:color="auto"/>
                                                <w:right w:val="none" w:sz="0" w:space="0" w:color="auto"/>
                                              </w:divBdr>
                                              <w:divsChild>
                                                <w:div w:id="1134904547">
                                                  <w:marLeft w:val="0"/>
                                                  <w:marRight w:val="0"/>
                                                  <w:marTop w:val="0"/>
                                                  <w:marBottom w:val="0"/>
                                                  <w:divBdr>
                                                    <w:top w:val="none" w:sz="0" w:space="0" w:color="auto"/>
                                                    <w:left w:val="none" w:sz="0" w:space="0" w:color="auto"/>
                                                    <w:bottom w:val="none" w:sz="0" w:space="0" w:color="auto"/>
                                                    <w:right w:val="none" w:sz="0" w:space="0" w:color="auto"/>
                                                  </w:divBdr>
                                                </w:div>
                                                <w:div w:id="165591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544311">
                                      <w:marLeft w:val="0"/>
                                      <w:marRight w:val="0"/>
                                      <w:marTop w:val="0"/>
                                      <w:marBottom w:val="0"/>
                                      <w:divBdr>
                                        <w:top w:val="none" w:sz="0" w:space="0" w:color="auto"/>
                                        <w:left w:val="none" w:sz="0" w:space="0" w:color="auto"/>
                                        <w:bottom w:val="none" w:sz="0" w:space="0" w:color="auto"/>
                                        <w:right w:val="none" w:sz="0" w:space="0" w:color="auto"/>
                                      </w:divBdr>
                                      <w:divsChild>
                                        <w:div w:id="1519856331">
                                          <w:marLeft w:val="0"/>
                                          <w:marRight w:val="0"/>
                                          <w:marTop w:val="0"/>
                                          <w:marBottom w:val="0"/>
                                          <w:divBdr>
                                            <w:top w:val="none" w:sz="0" w:space="0" w:color="auto"/>
                                            <w:left w:val="none" w:sz="0" w:space="0" w:color="auto"/>
                                            <w:bottom w:val="none" w:sz="0" w:space="0" w:color="auto"/>
                                            <w:right w:val="none" w:sz="0" w:space="0" w:color="auto"/>
                                          </w:divBdr>
                                          <w:divsChild>
                                            <w:div w:id="793869009">
                                              <w:marLeft w:val="0"/>
                                              <w:marRight w:val="0"/>
                                              <w:marTop w:val="0"/>
                                              <w:marBottom w:val="450"/>
                                              <w:divBdr>
                                                <w:top w:val="none" w:sz="0" w:space="0" w:color="auto"/>
                                                <w:left w:val="none" w:sz="0" w:space="0" w:color="auto"/>
                                                <w:bottom w:val="none" w:sz="0" w:space="0" w:color="auto"/>
                                                <w:right w:val="none" w:sz="0" w:space="0" w:color="auto"/>
                                              </w:divBdr>
                                              <w:divsChild>
                                                <w:div w:id="149449563">
                                                  <w:marLeft w:val="0"/>
                                                  <w:marRight w:val="0"/>
                                                  <w:marTop w:val="0"/>
                                                  <w:marBottom w:val="0"/>
                                                  <w:divBdr>
                                                    <w:top w:val="none" w:sz="0" w:space="0" w:color="auto"/>
                                                    <w:left w:val="none" w:sz="0" w:space="0" w:color="auto"/>
                                                    <w:bottom w:val="none" w:sz="0" w:space="0" w:color="auto"/>
                                                    <w:right w:val="none" w:sz="0" w:space="0" w:color="auto"/>
                                                  </w:divBdr>
                                                </w:div>
                                                <w:div w:id="891888523">
                                                  <w:marLeft w:val="0"/>
                                                  <w:marRight w:val="0"/>
                                                  <w:marTop w:val="0"/>
                                                  <w:marBottom w:val="0"/>
                                                  <w:divBdr>
                                                    <w:top w:val="none" w:sz="0" w:space="0" w:color="auto"/>
                                                    <w:left w:val="none" w:sz="0" w:space="0" w:color="auto"/>
                                                    <w:bottom w:val="none" w:sz="0" w:space="0" w:color="auto"/>
                                                    <w:right w:val="none" w:sz="0" w:space="0" w:color="auto"/>
                                                  </w:divBdr>
                                                </w:div>
                                              </w:divsChild>
                                            </w:div>
                                            <w:div w:id="1059279941">
                                              <w:marLeft w:val="0"/>
                                              <w:marRight w:val="0"/>
                                              <w:marTop w:val="0"/>
                                              <w:marBottom w:val="450"/>
                                              <w:divBdr>
                                                <w:top w:val="none" w:sz="0" w:space="0" w:color="auto"/>
                                                <w:left w:val="none" w:sz="0" w:space="0" w:color="auto"/>
                                                <w:bottom w:val="none" w:sz="0" w:space="0" w:color="auto"/>
                                                <w:right w:val="none" w:sz="0" w:space="0" w:color="auto"/>
                                              </w:divBdr>
                                              <w:divsChild>
                                                <w:div w:id="1390153037">
                                                  <w:marLeft w:val="0"/>
                                                  <w:marRight w:val="0"/>
                                                  <w:marTop w:val="0"/>
                                                  <w:marBottom w:val="0"/>
                                                  <w:divBdr>
                                                    <w:top w:val="none" w:sz="0" w:space="0" w:color="auto"/>
                                                    <w:left w:val="none" w:sz="0" w:space="0" w:color="auto"/>
                                                    <w:bottom w:val="none" w:sz="0" w:space="0" w:color="auto"/>
                                                    <w:right w:val="none" w:sz="0" w:space="0" w:color="auto"/>
                                                  </w:divBdr>
                                                </w:div>
                                                <w:div w:id="1253972772">
                                                  <w:marLeft w:val="0"/>
                                                  <w:marRight w:val="0"/>
                                                  <w:marTop w:val="0"/>
                                                  <w:marBottom w:val="0"/>
                                                  <w:divBdr>
                                                    <w:top w:val="none" w:sz="0" w:space="0" w:color="auto"/>
                                                    <w:left w:val="none" w:sz="0" w:space="0" w:color="auto"/>
                                                    <w:bottom w:val="none" w:sz="0" w:space="0" w:color="auto"/>
                                                    <w:right w:val="none" w:sz="0" w:space="0" w:color="auto"/>
                                                  </w:divBdr>
                                                </w:div>
                                              </w:divsChild>
                                            </w:div>
                                            <w:div w:id="1195922558">
                                              <w:marLeft w:val="0"/>
                                              <w:marRight w:val="0"/>
                                              <w:marTop w:val="0"/>
                                              <w:marBottom w:val="450"/>
                                              <w:divBdr>
                                                <w:top w:val="none" w:sz="0" w:space="0" w:color="auto"/>
                                                <w:left w:val="none" w:sz="0" w:space="0" w:color="auto"/>
                                                <w:bottom w:val="none" w:sz="0" w:space="0" w:color="auto"/>
                                                <w:right w:val="none" w:sz="0" w:space="0" w:color="auto"/>
                                              </w:divBdr>
                                              <w:divsChild>
                                                <w:div w:id="255863746">
                                                  <w:marLeft w:val="0"/>
                                                  <w:marRight w:val="0"/>
                                                  <w:marTop w:val="0"/>
                                                  <w:marBottom w:val="0"/>
                                                  <w:divBdr>
                                                    <w:top w:val="none" w:sz="0" w:space="0" w:color="auto"/>
                                                    <w:left w:val="none" w:sz="0" w:space="0" w:color="auto"/>
                                                    <w:bottom w:val="none" w:sz="0" w:space="0" w:color="auto"/>
                                                    <w:right w:val="none" w:sz="0" w:space="0" w:color="auto"/>
                                                  </w:divBdr>
                                                </w:div>
                                                <w:div w:id="1215317089">
                                                  <w:marLeft w:val="0"/>
                                                  <w:marRight w:val="0"/>
                                                  <w:marTop w:val="0"/>
                                                  <w:marBottom w:val="0"/>
                                                  <w:divBdr>
                                                    <w:top w:val="none" w:sz="0" w:space="0" w:color="auto"/>
                                                    <w:left w:val="none" w:sz="0" w:space="0" w:color="auto"/>
                                                    <w:bottom w:val="none" w:sz="0" w:space="0" w:color="auto"/>
                                                    <w:right w:val="none" w:sz="0" w:space="0" w:color="auto"/>
                                                  </w:divBdr>
                                                </w:div>
                                              </w:divsChild>
                                            </w:div>
                                            <w:div w:id="1178737118">
                                              <w:marLeft w:val="0"/>
                                              <w:marRight w:val="0"/>
                                              <w:marTop w:val="0"/>
                                              <w:marBottom w:val="450"/>
                                              <w:divBdr>
                                                <w:top w:val="none" w:sz="0" w:space="0" w:color="auto"/>
                                                <w:left w:val="none" w:sz="0" w:space="0" w:color="auto"/>
                                                <w:bottom w:val="none" w:sz="0" w:space="0" w:color="auto"/>
                                                <w:right w:val="none" w:sz="0" w:space="0" w:color="auto"/>
                                              </w:divBdr>
                                              <w:divsChild>
                                                <w:div w:id="71053533">
                                                  <w:marLeft w:val="0"/>
                                                  <w:marRight w:val="0"/>
                                                  <w:marTop w:val="0"/>
                                                  <w:marBottom w:val="0"/>
                                                  <w:divBdr>
                                                    <w:top w:val="none" w:sz="0" w:space="0" w:color="auto"/>
                                                    <w:left w:val="none" w:sz="0" w:space="0" w:color="auto"/>
                                                    <w:bottom w:val="none" w:sz="0" w:space="0" w:color="auto"/>
                                                    <w:right w:val="none" w:sz="0" w:space="0" w:color="auto"/>
                                                  </w:divBdr>
                                                </w:div>
                                                <w:div w:id="74083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211619">
                                      <w:marLeft w:val="0"/>
                                      <w:marRight w:val="615"/>
                                      <w:marTop w:val="0"/>
                                      <w:marBottom w:val="0"/>
                                      <w:divBdr>
                                        <w:top w:val="none" w:sz="0" w:space="0" w:color="auto"/>
                                        <w:left w:val="none" w:sz="0" w:space="0" w:color="auto"/>
                                        <w:bottom w:val="none" w:sz="0" w:space="0" w:color="auto"/>
                                        <w:right w:val="none" w:sz="0" w:space="0" w:color="auto"/>
                                      </w:divBdr>
                                      <w:divsChild>
                                        <w:div w:id="565386104">
                                          <w:marLeft w:val="0"/>
                                          <w:marRight w:val="0"/>
                                          <w:marTop w:val="0"/>
                                          <w:marBottom w:val="0"/>
                                          <w:divBdr>
                                            <w:top w:val="none" w:sz="0" w:space="0" w:color="auto"/>
                                            <w:left w:val="none" w:sz="0" w:space="0" w:color="auto"/>
                                            <w:bottom w:val="none" w:sz="0" w:space="0" w:color="auto"/>
                                            <w:right w:val="none" w:sz="0" w:space="0" w:color="auto"/>
                                          </w:divBdr>
                                          <w:divsChild>
                                            <w:div w:id="1374699002">
                                              <w:marLeft w:val="0"/>
                                              <w:marRight w:val="0"/>
                                              <w:marTop w:val="0"/>
                                              <w:marBottom w:val="450"/>
                                              <w:divBdr>
                                                <w:top w:val="none" w:sz="0" w:space="0" w:color="auto"/>
                                                <w:left w:val="none" w:sz="0" w:space="0" w:color="auto"/>
                                                <w:bottom w:val="none" w:sz="0" w:space="0" w:color="auto"/>
                                                <w:right w:val="none" w:sz="0" w:space="0" w:color="auto"/>
                                              </w:divBdr>
                                              <w:divsChild>
                                                <w:div w:id="2082672859">
                                                  <w:marLeft w:val="0"/>
                                                  <w:marRight w:val="0"/>
                                                  <w:marTop w:val="0"/>
                                                  <w:marBottom w:val="0"/>
                                                  <w:divBdr>
                                                    <w:top w:val="none" w:sz="0" w:space="0" w:color="auto"/>
                                                    <w:left w:val="none" w:sz="0" w:space="0" w:color="auto"/>
                                                    <w:bottom w:val="none" w:sz="0" w:space="0" w:color="auto"/>
                                                    <w:right w:val="none" w:sz="0" w:space="0" w:color="auto"/>
                                                  </w:divBdr>
                                                </w:div>
                                                <w:div w:id="822433059">
                                                  <w:marLeft w:val="0"/>
                                                  <w:marRight w:val="0"/>
                                                  <w:marTop w:val="0"/>
                                                  <w:marBottom w:val="0"/>
                                                  <w:divBdr>
                                                    <w:top w:val="none" w:sz="0" w:space="0" w:color="auto"/>
                                                    <w:left w:val="none" w:sz="0" w:space="0" w:color="auto"/>
                                                    <w:bottom w:val="none" w:sz="0" w:space="0" w:color="auto"/>
                                                    <w:right w:val="none" w:sz="0" w:space="0" w:color="auto"/>
                                                  </w:divBdr>
                                                </w:div>
                                              </w:divsChild>
                                            </w:div>
                                            <w:div w:id="1813671176">
                                              <w:marLeft w:val="0"/>
                                              <w:marRight w:val="0"/>
                                              <w:marTop w:val="0"/>
                                              <w:marBottom w:val="450"/>
                                              <w:divBdr>
                                                <w:top w:val="none" w:sz="0" w:space="0" w:color="auto"/>
                                                <w:left w:val="none" w:sz="0" w:space="0" w:color="auto"/>
                                                <w:bottom w:val="none" w:sz="0" w:space="0" w:color="auto"/>
                                                <w:right w:val="none" w:sz="0" w:space="0" w:color="auto"/>
                                              </w:divBdr>
                                              <w:divsChild>
                                                <w:div w:id="946501531">
                                                  <w:marLeft w:val="0"/>
                                                  <w:marRight w:val="0"/>
                                                  <w:marTop w:val="0"/>
                                                  <w:marBottom w:val="0"/>
                                                  <w:divBdr>
                                                    <w:top w:val="none" w:sz="0" w:space="0" w:color="auto"/>
                                                    <w:left w:val="none" w:sz="0" w:space="0" w:color="auto"/>
                                                    <w:bottom w:val="none" w:sz="0" w:space="0" w:color="auto"/>
                                                    <w:right w:val="none" w:sz="0" w:space="0" w:color="auto"/>
                                                  </w:divBdr>
                                                </w:div>
                                                <w:div w:id="423841780">
                                                  <w:marLeft w:val="0"/>
                                                  <w:marRight w:val="0"/>
                                                  <w:marTop w:val="0"/>
                                                  <w:marBottom w:val="0"/>
                                                  <w:divBdr>
                                                    <w:top w:val="none" w:sz="0" w:space="0" w:color="auto"/>
                                                    <w:left w:val="none" w:sz="0" w:space="0" w:color="auto"/>
                                                    <w:bottom w:val="none" w:sz="0" w:space="0" w:color="auto"/>
                                                    <w:right w:val="none" w:sz="0" w:space="0" w:color="auto"/>
                                                  </w:divBdr>
                                                </w:div>
                                              </w:divsChild>
                                            </w:div>
                                            <w:div w:id="1359772452">
                                              <w:marLeft w:val="0"/>
                                              <w:marRight w:val="0"/>
                                              <w:marTop w:val="0"/>
                                              <w:marBottom w:val="450"/>
                                              <w:divBdr>
                                                <w:top w:val="none" w:sz="0" w:space="0" w:color="auto"/>
                                                <w:left w:val="none" w:sz="0" w:space="0" w:color="auto"/>
                                                <w:bottom w:val="none" w:sz="0" w:space="0" w:color="auto"/>
                                                <w:right w:val="none" w:sz="0" w:space="0" w:color="auto"/>
                                              </w:divBdr>
                                              <w:divsChild>
                                                <w:div w:id="2024747669">
                                                  <w:marLeft w:val="0"/>
                                                  <w:marRight w:val="0"/>
                                                  <w:marTop w:val="0"/>
                                                  <w:marBottom w:val="0"/>
                                                  <w:divBdr>
                                                    <w:top w:val="none" w:sz="0" w:space="0" w:color="auto"/>
                                                    <w:left w:val="none" w:sz="0" w:space="0" w:color="auto"/>
                                                    <w:bottom w:val="none" w:sz="0" w:space="0" w:color="auto"/>
                                                    <w:right w:val="none" w:sz="0" w:space="0" w:color="auto"/>
                                                  </w:divBdr>
                                                </w:div>
                                                <w:div w:id="357465386">
                                                  <w:marLeft w:val="0"/>
                                                  <w:marRight w:val="0"/>
                                                  <w:marTop w:val="0"/>
                                                  <w:marBottom w:val="0"/>
                                                  <w:divBdr>
                                                    <w:top w:val="none" w:sz="0" w:space="0" w:color="auto"/>
                                                    <w:left w:val="none" w:sz="0" w:space="0" w:color="auto"/>
                                                    <w:bottom w:val="none" w:sz="0" w:space="0" w:color="auto"/>
                                                    <w:right w:val="none" w:sz="0" w:space="0" w:color="auto"/>
                                                  </w:divBdr>
                                                </w:div>
                                              </w:divsChild>
                                            </w:div>
                                            <w:div w:id="161430540">
                                              <w:marLeft w:val="0"/>
                                              <w:marRight w:val="0"/>
                                              <w:marTop w:val="0"/>
                                              <w:marBottom w:val="450"/>
                                              <w:divBdr>
                                                <w:top w:val="none" w:sz="0" w:space="0" w:color="auto"/>
                                                <w:left w:val="none" w:sz="0" w:space="0" w:color="auto"/>
                                                <w:bottom w:val="none" w:sz="0" w:space="0" w:color="auto"/>
                                                <w:right w:val="none" w:sz="0" w:space="0" w:color="auto"/>
                                              </w:divBdr>
                                              <w:divsChild>
                                                <w:div w:id="1146388248">
                                                  <w:marLeft w:val="0"/>
                                                  <w:marRight w:val="0"/>
                                                  <w:marTop w:val="0"/>
                                                  <w:marBottom w:val="0"/>
                                                  <w:divBdr>
                                                    <w:top w:val="none" w:sz="0" w:space="0" w:color="auto"/>
                                                    <w:left w:val="none" w:sz="0" w:space="0" w:color="auto"/>
                                                    <w:bottom w:val="none" w:sz="0" w:space="0" w:color="auto"/>
                                                    <w:right w:val="none" w:sz="0" w:space="0" w:color="auto"/>
                                                  </w:divBdr>
                                                </w:div>
                                                <w:div w:id="168914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4910420">
                      <w:marLeft w:val="0"/>
                      <w:marRight w:val="0"/>
                      <w:marTop w:val="0"/>
                      <w:marBottom w:val="0"/>
                      <w:divBdr>
                        <w:top w:val="none" w:sz="0" w:space="0" w:color="auto"/>
                        <w:left w:val="none" w:sz="0" w:space="0" w:color="auto"/>
                        <w:bottom w:val="none" w:sz="0" w:space="0" w:color="auto"/>
                        <w:right w:val="none" w:sz="0" w:space="0" w:color="auto"/>
                      </w:divBdr>
                      <w:divsChild>
                        <w:div w:id="1682586488">
                          <w:marLeft w:val="0"/>
                          <w:marRight w:val="0"/>
                          <w:marTop w:val="0"/>
                          <w:marBottom w:val="0"/>
                          <w:divBdr>
                            <w:top w:val="none" w:sz="0" w:space="0" w:color="auto"/>
                            <w:left w:val="none" w:sz="0" w:space="0" w:color="auto"/>
                            <w:bottom w:val="none" w:sz="0" w:space="0" w:color="auto"/>
                            <w:right w:val="none" w:sz="0" w:space="0" w:color="auto"/>
                          </w:divBdr>
                          <w:divsChild>
                            <w:div w:id="287786234">
                              <w:marLeft w:val="0"/>
                              <w:marRight w:val="0"/>
                              <w:marTop w:val="0"/>
                              <w:marBottom w:val="0"/>
                              <w:divBdr>
                                <w:top w:val="none" w:sz="0" w:space="0" w:color="auto"/>
                                <w:left w:val="none" w:sz="0" w:space="0" w:color="auto"/>
                                <w:bottom w:val="none" w:sz="0" w:space="0" w:color="auto"/>
                                <w:right w:val="none" w:sz="0" w:space="0" w:color="auto"/>
                              </w:divBdr>
                              <w:divsChild>
                                <w:div w:id="533273969">
                                  <w:marLeft w:val="0"/>
                                  <w:marRight w:val="0"/>
                                  <w:marTop w:val="0"/>
                                  <w:marBottom w:val="0"/>
                                  <w:divBdr>
                                    <w:top w:val="none" w:sz="0" w:space="0" w:color="auto"/>
                                    <w:left w:val="none" w:sz="0" w:space="0" w:color="auto"/>
                                    <w:bottom w:val="none" w:sz="0" w:space="0" w:color="auto"/>
                                    <w:right w:val="none" w:sz="0" w:space="0" w:color="auto"/>
                                  </w:divBdr>
                                </w:div>
                                <w:div w:id="346375490">
                                  <w:marLeft w:val="0"/>
                                  <w:marRight w:val="0"/>
                                  <w:marTop w:val="225"/>
                                  <w:marBottom w:val="225"/>
                                  <w:divBdr>
                                    <w:top w:val="none" w:sz="0" w:space="0" w:color="auto"/>
                                    <w:left w:val="none" w:sz="0" w:space="0" w:color="auto"/>
                                    <w:bottom w:val="none" w:sz="0" w:space="0" w:color="auto"/>
                                    <w:right w:val="none" w:sz="0" w:space="0" w:color="auto"/>
                                  </w:divBdr>
                                  <w:divsChild>
                                    <w:div w:id="373308768">
                                      <w:marLeft w:val="0"/>
                                      <w:marRight w:val="0"/>
                                      <w:marTop w:val="0"/>
                                      <w:marBottom w:val="0"/>
                                      <w:divBdr>
                                        <w:top w:val="none" w:sz="0" w:space="0" w:color="auto"/>
                                        <w:left w:val="none" w:sz="0" w:space="0" w:color="auto"/>
                                        <w:bottom w:val="none" w:sz="0" w:space="0" w:color="auto"/>
                                        <w:right w:val="none" w:sz="0" w:space="0" w:color="auto"/>
                                      </w:divBdr>
                                      <w:divsChild>
                                        <w:div w:id="153105620">
                                          <w:marLeft w:val="0"/>
                                          <w:marRight w:val="0"/>
                                          <w:marTop w:val="0"/>
                                          <w:marBottom w:val="0"/>
                                          <w:divBdr>
                                            <w:top w:val="none" w:sz="0" w:space="0" w:color="auto"/>
                                            <w:left w:val="none" w:sz="0" w:space="0" w:color="auto"/>
                                            <w:bottom w:val="none" w:sz="0" w:space="0" w:color="auto"/>
                                            <w:right w:val="none" w:sz="0" w:space="0" w:color="auto"/>
                                          </w:divBdr>
                                        </w:div>
                                        <w:div w:id="1406491798">
                                          <w:marLeft w:val="150"/>
                                          <w:marRight w:val="0"/>
                                          <w:marTop w:val="0"/>
                                          <w:marBottom w:val="0"/>
                                          <w:divBdr>
                                            <w:top w:val="none" w:sz="0" w:space="0" w:color="auto"/>
                                            <w:left w:val="none" w:sz="0" w:space="0" w:color="auto"/>
                                            <w:bottom w:val="none" w:sz="0" w:space="0" w:color="auto"/>
                                            <w:right w:val="none" w:sz="0" w:space="0" w:color="auto"/>
                                          </w:divBdr>
                                          <w:divsChild>
                                            <w:div w:id="831870605">
                                              <w:marLeft w:val="0"/>
                                              <w:marRight w:val="0"/>
                                              <w:marTop w:val="0"/>
                                              <w:marBottom w:val="0"/>
                                              <w:divBdr>
                                                <w:top w:val="none" w:sz="0" w:space="0" w:color="auto"/>
                                                <w:left w:val="none" w:sz="0" w:space="0" w:color="auto"/>
                                                <w:bottom w:val="none" w:sz="0" w:space="0" w:color="auto"/>
                                                <w:right w:val="none" w:sz="0" w:space="0" w:color="auto"/>
                                              </w:divBdr>
                                            </w:div>
                                            <w:div w:id="186555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994340">
                              <w:marLeft w:val="0"/>
                              <w:marRight w:val="0"/>
                              <w:marTop w:val="0"/>
                              <w:marBottom w:val="0"/>
                              <w:divBdr>
                                <w:top w:val="none" w:sz="0" w:space="0" w:color="auto"/>
                                <w:left w:val="none" w:sz="0" w:space="0" w:color="auto"/>
                                <w:bottom w:val="none" w:sz="0" w:space="0" w:color="auto"/>
                                <w:right w:val="none" w:sz="0" w:space="0" w:color="auto"/>
                              </w:divBdr>
                              <w:divsChild>
                                <w:div w:id="1411854327">
                                  <w:marLeft w:val="0"/>
                                  <w:marRight w:val="0"/>
                                  <w:marTop w:val="0"/>
                                  <w:marBottom w:val="0"/>
                                  <w:divBdr>
                                    <w:top w:val="none" w:sz="0" w:space="0" w:color="auto"/>
                                    <w:left w:val="none" w:sz="0" w:space="0" w:color="auto"/>
                                    <w:bottom w:val="none" w:sz="0" w:space="0" w:color="auto"/>
                                    <w:right w:val="none" w:sz="0" w:space="0" w:color="auto"/>
                                  </w:divBdr>
                                </w:div>
                                <w:div w:id="880823667">
                                  <w:marLeft w:val="0"/>
                                  <w:marRight w:val="0"/>
                                  <w:marTop w:val="0"/>
                                  <w:marBottom w:val="0"/>
                                  <w:divBdr>
                                    <w:top w:val="none" w:sz="0" w:space="0" w:color="auto"/>
                                    <w:left w:val="none" w:sz="0" w:space="0" w:color="auto"/>
                                    <w:bottom w:val="none" w:sz="0" w:space="0" w:color="auto"/>
                                    <w:right w:val="none" w:sz="0" w:space="0" w:color="auto"/>
                                  </w:divBdr>
                                </w:div>
                                <w:div w:id="404643430">
                                  <w:marLeft w:val="0"/>
                                  <w:marRight w:val="0"/>
                                  <w:marTop w:val="300"/>
                                  <w:marBottom w:val="0"/>
                                  <w:divBdr>
                                    <w:top w:val="none" w:sz="0" w:space="0" w:color="auto"/>
                                    <w:left w:val="none" w:sz="0" w:space="0" w:color="auto"/>
                                    <w:bottom w:val="none" w:sz="0" w:space="0" w:color="auto"/>
                                    <w:right w:val="none" w:sz="0" w:space="0" w:color="auto"/>
                                  </w:divBdr>
                                  <w:divsChild>
                                    <w:div w:id="126526293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592352948">
                          <w:marLeft w:val="0"/>
                          <w:marRight w:val="0"/>
                          <w:marTop w:val="0"/>
                          <w:marBottom w:val="0"/>
                          <w:divBdr>
                            <w:top w:val="none" w:sz="0" w:space="0" w:color="auto"/>
                            <w:left w:val="none" w:sz="0" w:space="0" w:color="auto"/>
                            <w:bottom w:val="none" w:sz="0" w:space="0" w:color="auto"/>
                            <w:right w:val="none" w:sz="0" w:space="0" w:color="auto"/>
                          </w:divBdr>
                          <w:divsChild>
                            <w:div w:id="1838225247">
                              <w:marLeft w:val="0"/>
                              <w:marRight w:val="0"/>
                              <w:marTop w:val="225"/>
                              <w:marBottom w:val="0"/>
                              <w:divBdr>
                                <w:top w:val="none" w:sz="0" w:space="0" w:color="auto"/>
                                <w:left w:val="none" w:sz="0" w:space="0" w:color="auto"/>
                                <w:bottom w:val="none" w:sz="0" w:space="0" w:color="auto"/>
                                <w:right w:val="none" w:sz="0" w:space="0" w:color="auto"/>
                              </w:divBdr>
                              <w:divsChild>
                                <w:div w:id="244195770">
                                  <w:marLeft w:val="0"/>
                                  <w:marRight w:val="0"/>
                                  <w:marTop w:val="0"/>
                                  <w:marBottom w:val="0"/>
                                  <w:divBdr>
                                    <w:top w:val="none" w:sz="0" w:space="0" w:color="auto"/>
                                    <w:left w:val="none" w:sz="0" w:space="0" w:color="auto"/>
                                    <w:bottom w:val="none" w:sz="0" w:space="0" w:color="auto"/>
                                    <w:right w:val="none" w:sz="0" w:space="0" w:color="auto"/>
                                  </w:divBdr>
                                </w:div>
                              </w:divsChild>
                            </w:div>
                            <w:div w:id="1237517168">
                              <w:marLeft w:val="0"/>
                              <w:marRight w:val="0"/>
                              <w:marTop w:val="225"/>
                              <w:marBottom w:val="0"/>
                              <w:divBdr>
                                <w:top w:val="none" w:sz="0" w:space="0" w:color="auto"/>
                                <w:left w:val="none" w:sz="0" w:space="0" w:color="auto"/>
                                <w:bottom w:val="none" w:sz="0" w:space="0" w:color="auto"/>
                                <w:right w:val="none" w:sz="0" w:space="0" w:color="auto"/>
                              </w:divBdr>
                              <w:divsChild>
                                <w:div w:id="793862385">
                                  <w:marLeft w:val="0"/>
                                  <w:marRight w:val="0"/>
                                  <w:marTop w:val="0"/>
                                  <w:marBottom w:val="0"/>
                                  <w:divBdr>
                                    <w:top w:val="none" w:sz="0" w:space="0" w:color="auto"/>
                                    <w:left w:val="none" w:sz="0" w:space="0" w:color="auto"/>
                                    <w:bottom w:val="none" w:sz="0" w:space="0" w:color="auto"/>
                                    <w:right w:val="none" w:sz="0" w:space="0" w:color="auto"/>
                                  </w:divBdr>
                                </w:div>
                              </w:divsChild>
                            </w:div>
                            <w:div w:id="1483505118">
                              <w:marLeft w:val="0"/>
                              <w:marRight w:val="0"/>
                              <w:marTop w:val="225"/>
                              <w:marBottom w:val="0"/>
                              <w:divBdr>
                                <w:top w:val="none" w:sz="0" w:space="0" w:color="auto"/>
                                <w:left w:val="none" w:sz="0" w:space="0" w:color="auto"/>
                                <w:bottom w:val="none" w:sz="0" w:space="0" w:color="auto"/>
                                <w:right w:val="none" w:sz="0" w:space="0" w:color="auto"/>
                              </w:divBdr>
                              <w:divsChild>
                                <w:div w:id="148735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94076">
                          <w:marLeft w:val="0"/>
                          <w:marRight w:val="0"/>
                          <w:marTop w:val="0"/>
                          <w:marBottom w:val="0"/>
                          <w:divBdr>
                            <w:top w:val="none" w:sz="0" w:space="0" w:color="auto"/>
                            <w:left w:val="none" w:sz="0" w:space="0" w:color="auto"/>
                            <w:bottom w:val="none" w:sz="0" w:space="0" w:color="auto"/>
                            <w:right w:val="none" w:sz="0" w:space="0" w:color="auto"/>
                          </w:divBdr>
                          <w:divsChild>
                            <w:div w:id="554122371">
                              <w:marLeft w:val="0"/>
                              <w:marRight w:val="0"/>
                              <w:marTop w:val="300"/>
                              <w:marBottom w:val="0"/>
                              <w:divBdr>
                                <w:top w:val="none" w:sz="0" w:space="0" w:color="auto"/>
                                <w:left w:val="none" w:sz="0" w:space="0" w:color="auto"/>
                                <w:bottom w:val="none" w:sz="0" w:space="0" w:color="auto"/>
                                <w:right w:val="none" w:sz="0" w:space="0" w:color="auto"/>
                              </w:divBdr>
                              <w:divsChild>
                                <w:div w:id="26870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0669617">
          <w:marLeft w:val="0"/>
          <w:marRight w:val="0"/>
          <w:marTop w:val="0"/>
          <w:marBottom w:val="0"/>
          <w:divBdr>
            <w:top w:val="none" w:sz="0" w:space="0" w:color="auto"/>
            <w:left w:val="none" w:sz="0" w:space="0" w:color="auto"/>
            <w:bottom w:val="none" w:sz="0" w:space="0" w:color="auto"/>
            <w:right w:val="none" w:sz="0" w:space="0" w:color="auto"/>
          </w:divBdr>
          <w:divsChild>
            <w:div w:id="243342736">
              <w:marLeft w:val="0"/>
              <w:marRight w:val="0"/>
              <w:marTop w:val="0"/>
              <w:marBottom w:val="0"/>
              <w:divBdr>
                <w:top w:val="none" w:sz="0" w:space="0" w:color="auto"/>
                <w:left w:val="none" w:sz="0" w:space="0" w:color="auto"/>
                <w:bottom w:val="none" w:sz="0" w:space="0" w:color="auto"/>
                <w:right w:val="none" w:sz="0" w:space="0" w:color="auto"/>
              </w:divBdr>
              <w:divsChild>
                <w:div w:id="1876384480">
                  <w:marLeft w:val="0"/>
                  <w:marRight w:val="0"/>
                  <w:marTop w:val="0"/>
                  <w:marBottom w:val="0"/>
                  <w:divBdr>
                    <w:top w:val="none" w:sz="0" w:space="0" w:color="auto"/>
                    <w:left w:val="none" w:sz="0" w:space="0" w:color="auto"/>
                    <w:bottom w:val="none" w:sz="0" w:space="0" w:color="auto"/>
                    <w:right w:val="none" w:sz="0" w:space="0" w:color="auto"/>
                  </w:divBdr>
                  <w:divsChild>
                    <w:div w:id="378163465">
                      <w:marLeft w:val="0"/>
                      <w:marRight w:val="0"/>
                      <w:marTop w:val="0"/>
                      <w:marBottom w:val="0"/>
                      <w:divBdr>
                        <w:top w:val="none" w:sz="0" w:space="0" w:color="auto"/>
                        <w:left w:val="none" w:sz="0" w:space="0" w:color="auto"/>
                        <w:bottom w:val="none" w:sz="0" w:space="0" w:color="auto"/>
                        <w:right w:val="none" w:sz="0" w:space="0" w:color="auto"/>
                      </w:divBdr>
                      <w:divsChild>
                        <w:div w:id="272787410">
                          <w:marLeft w:val="0"/>
                          <w:marRight w:val="0"/>
                          <w:marTop w:val="0"/>
                          <w:marBottom w:val="0"/>
                          <w:divBdr>
                            <w:top w:val="none" w:sz="0" w:space="0" w:color="auto"/>
                            <w:left w:val="none" w:sz="0" w:space="0" w:color="auto"/>
                            <w:bottom w:val="none" w:sz="0" w:space="0" w:color="auto"/>
                            <w:right w:val="none" w:sz="0" w:space="0" w:color="auto"/>
                          </w:divBdr>
                          <w:divsChild>
                            <w:div w:id="1837763038">
                              <w:marLeft w:val="0"/>
                              <w:marRight w:val="0"/>
                              <w:marTop w:val="0"/>
                              <w:marBottom w:val="150"/>
                              <w:divBdr>
                                <w:top w:val="none" w:sz="0" w:space="0" w:color="auto"/>
                                <w:left w:val="none" w:sz="0" w:space="0" w:color="auto"/>
                                <w:bottom w:val="none" w:sz="0" w:space="0" w:color="auto"/>
                                <w:right w:val="none" w:sz="0" w:space="0" w:color="auto"/>
                              </w:divBdr>
                              <w:divsChild>
                                <w:div w:id="1943301908">
                                  <w:marLeft w:val="0"/>
                                  <w:marRight w:val="0"/>
                                  <w:marTop w:val="0"/>
                                  <w:marBottom w:val="0"/>
                                  <w:divBdr>
                                    <w:top w:val="none" w:sz="0" w:space="0" w:color="auto"/>
                                    <w:left w:val="none" w:sz="0" w:space="0" w:color="auto"/>
                                    <w:bottom w:val="none" w:sz="0" w:space="0" w:color="auto"/>
                                    <w:right w:val="none" w:sz="0" w:space="0" w:color="auto"/>
                                  </w:divBdr>
                                </w:div>
                                <w:div w:id="383217785">
                                  <w:marLeft w:val="0"/>
                                  <w:marRight w:val="0"/>
                                  <w:marTop w:val="0"/>
                                  <w:marBottom w:val="0"/>
                                  <w:divBdr>
                                    <w:top w:val="none" w:sz="0" w:space="0" w:color="auto"/>
                                    <w:left w:val="none" w:sz="0" w:space="0" w:color="auto"/>
                                    <w:bottom w:val="none" w:sz="0" w:space="0" w:color="auto"/>
                                    <w:right w:val="none" w:sz="0" w:space="0" w:color="auto"/>
                                  </w:divBdr>
                                  <w:divsChild>
                                    <w:div w:id="67307184">
                                      <w:marLeft w:val="0"/>
                                      <w:marRight w:val="0"/>
                                      <w:marTop w:val="0"/>
                                      <w:marBottom w:val="0"/>
                                      <w:divBdr>
                                        <w:top w:val="none" w:sz="0" w:space="0" w:color="auto"/>
                                        <w:left w:val="none" w:sz="0" w:space="0" w:color="auto"/>
                                        <w:bottom w:val="none" w:sz="0" w:space="0" w:color="auto"/>
                                        <w:right w:val="none" w:sz="0" w:space="0" w:color="auto"/>
                                      </w:divBdr>
                                    </w:div>
                                    <w:div w:id="125123215">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048504">
                  <w:marLeft w:val="0"/>
                  <w:marRight w:val="0"/>
                  <w:marTop w:val="0"/>
                  <w:marBottom w:val="0"/>
                  <w:divBdr>
                    <w:top w:val="none" w:sz="0" w:space="0" w:color="auto"/>
                    <w:left w:val="none" w:sz="0" w:space="0" w:color="auto"/>
                    <w:bottom w:val="none" w:sz="0" w:space="0" w:color="auto"/>
                    <w:right w:val="none" w:sz="0" w:space="0" w:color="auto"/>
                  </w:divBdr>
                  <w:divsChild>
                    <w:div w:id="366494276">
                      <w:marLeft w:val="0"/>
                      <w:marRight w:val="0"/>
                      <w:marTop w:val="0"/>
                      <w:marBottom w:val="0"/>
                      <w:divBdr>
                        <w:top w:val="none" w:sz="0" w:space="0" w:color="auto"/>
                        <w:left w:val="none" w:sz="0" w:space="0" w:color="auto"/>
                        <w:bottom w:val="none" w:sz="0" w:space="0" w:color="auto"/>
                        <w:right w:val="none" w:sz="0" w:space="0" w:color="auto"/>
                      </w:divBdr>
                      <w:divsChild>
                        <w:div w:id="928193105">
                          <w:marLeft w:val="0"/>
                          <w:marRight w:val="0"/>
                          <w:marTop w:val="0"/>
                          <w:marBottom w:val="0"/>
                          <w:divBdr>
                            <w:top w:val="none" w:sz="0" w:space="0" w:color="auto"/>
                            <w:left w:val="none" w:sz="0" w:space="0" w:color="auto"/>
                            <w:bottom w:val="none" w:sz="0" w:space="0" w:color="auto"/>
                            <w:right w:val="none" w:sz="0" w:space="0" w:color="auto"/>
                          </w:divBdr>
                          <w:divsChild>
                            <w:div w:id="172340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81538">
                      <w:marLeft w:val="0"/>
                      <w:marRight w:val="0"/>
                      <w:marTop w:val="0"/>
                      <w:marBottom w:val="0"/>
                      <w:divBdr>
                        <w:top w:val="none" w:sz="0" w:space="0" w:color="auto"/>
                        <w:left w:val="none" w:sz="0" w:space="0" w:color="auto"/>
                        <w:bottom w:val="none" w:sz="0" w:space="0" w:color="auto"/>
                        <w:right w:val="none" w:sz="0" w:space="0" w:color="auto"/>
                      </w:divBdr>
                      <w:divsChild>
                        <w:div w:id="1727995362">
                          <w:marLeft w:val="0"/>
                          <w:marRight w:val="0"/>
                          <w:marTop w:val="0"/>
                          <w:marBottom w:val="0"/>
                          <w:divBdr>
                            <w:top w:val="none" w:sz="0" w:space="0" w:color="auto"/>
                            <w:left w:val="none" w:sz="0" w:space="0" w:color="auto"/>
                            <w:bottom w:val="none" w:sz="0" w:space="0" w:color="auto"/>
                            <w:right w:val="none" w:sz="0" w:space="0" w:color="auto"/>
                          </w:divBdr>
                          <w:divsChild>
                            <w:div w:id="1334331703">
                              <w:marLeft w:val="0"/>
                              <w:marRight w:val="0"/>
                              <w:marTop w:val="0"/>
                              <w:marBottom w:val="0"/>
                              <w:divBdr>
                                <w:top w:val="none" w:sz="0" w:space="0" w:color="auto"/>
                                <w:left w:val="none" w:sz="0" w:space="0" w:color="auto"/>
                                <w:bottom w:val="none" w:sz="0" w:space="0" w:color="auto"/>
                                <w:right w:val="none" w:sz="0" w:space="0" w:color="auto"/>
                              </w:divBdr>
                              <w:divsChild>
                                <w:div w:id="1594051081">
                                  <w:marLeft w:val="0"/>
                                  <w:marRight w:val="0"/>
                                  <w:marTop w:val="0"/>
                                  <w:marBottom w:val="150"/>
                                  <w:divBdr>
                                    <w:top w:val="none" w:sz="0" w:space="0" w:color="auto"/>
                                    <w:left w:val="none" w:sz="0" w:space="0" w:color="auto"/>
                                    <w:bottom w:val="none" w:sz="0" w:space="0" w:color="auto"/>
                                    <w:right w:val="none" w:sz="0" w:space="0" w:color="auto"/>
                                  </w:divBdr>
                                  <w:divsChild>
                                    <w:div w:id="1273635584">
                                      <w:marLeft w:val="0"/>
                                      <w:marRight w:val="0"/>
                                      <w:marTop w:val="0"/>
                                      <w:marBottom w:val="0"/>
                                      <w:divBdr>
                                        <w:top w:val="none" w:sz="0" w:space="0" w:color="auto"/>
                                        <w:left w:val="none" w:sz="0" w:space="0" w:color="auto"/>
                                        <w:bottom w:val="none" w:sz="0" w:space="0" w:color="auto"/>
                                        <w:right w:val="none" w:sz="0" w:space="0" w:color="auto"/>
                                      </w:divBdr>
                                    </w:div>
                                    <w:div w:id="840313167">
                                      <w:marLeft w:val="0"/>
                                      <w:marRight w:val="0"/>
                                      <w:marTop w:val="0"/>
                                      <w:marBottom w:val="0"/>
                                      <w:divBdr>
                                        <w:top w:val="none" w:sz="0" w:space="0" w:color="auto"/>
                                        <w:left w:val="none" w:sz="0" w:space="0" w:color="auto"/>
                                        <w:bottom w:val="none" w:sz="0" w:space="0" w:color="auto"/>
                                        <w:right w:val="none" w:sz="0" w:space="0" w:color="auto"/>
                                      </w:divBdr>
                                      <w:divsChild>
                                        <w:div w:id="1023484482">
                                          <w:marLeft w:val="0"/>
                                          <w:marRight w:val="0"/>
                                          <w:marTop w:val="0"/>
                                          <w:marBottom w:val="0"/>
                                          <w:divBdr>
                                            <w:top w:val="none" w:sz="0" w:space="0" w:color="auto"/>
                                            <w:left w:val="none" w:sz="0" w:space="0" w:color="auto"/>
                                            <w:bottom w:val="none" w:sz="0" w:space="0" w:color="auto"/>
                                            <w:right w:val="none" w:sz="0" w:space="0" w:color="auto"/>
                                          </w:divBdr>
                                        </w:div>
                                        <w:div w:id="1341197047">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1908857">
                      <w:marLeft w:val="0"/>
                      <w:marRight w:val="0"/>
                      <w:marTop w:val="0"/>
                      <w:marBottom w:val="0"/>
                      <w:divBdr>
                        <w:top w:val="none" w:sz="0" w:space="0" w:color="auto"/>
                        <w:left w:val="none" w:sz="0" w:space="0" w:color="auto"/>
                        <w:bottom w:val="none" w:sz="0" w:space="0" w:color="auto"/>
                        <w:right w:val="none" w:sz="0" w:space="0" w:color="auto"/>
                      </w:divBdr>
                      <w:divsChild>
                        <w:div w:id="1520436440">
                          <w:marLeft w:val="0"/>
                          <w:marRight w:val="0"/>
                          <w:marTop w:val="0"/>
                          <w:marBottom w:val="0"/>
                          <w:divBdr>
                            <w:top w:val="none" w:sz="0" w:space="0" w:color="auto"/>
                            <w:left w:val="none" w:sz="0" w:space="0" w:color="auto"/>
                            <w:bottom w:val="none" w:sz="0" w:space="0" w:color="auto"/>
                            <w:right w:val="none" w:sz="0" w:space="0" w:color="auto"/>
                          </w:divBdr>
                          <w:divsChild>
                            <w:div w:id="855190930">
                              <w:marLeft w:val="0"/>
                              <w:marRight w:val="0"/>
                              <w:marTop w:val="0"/>
                              <w:marBottom w:val="0"/>
                              <w:divBdr>
                                <w:top w:val="none" w:sz="0" w:space="0" w:color="auto"/>
                                <w:left w:val="none" w:sz="0" w:space="0" w:color="auto"/>
                                <w:bottom w:val="none" w:sz="0" w:space="0" w:color="auto"/>
                                <w:right w:val="none" w:sz="0" w:space="0" w:color="auto"/>
                              </w:divBdr>
                              <w:divsChild>
                                <w:div w:id="262302312">
                                  <w:marLeft w:val="0"/>
                                  <w:marRight w:val="0"/>
                                  <w:marTop w:val="0"/>
                                  <w:marBottom w:val="150"/>
                                  <w:divBdr>
                                    <w:top w:val="none" w:sz="0" w:space="0" w:color="auto"/>
                                    <w:left w:val="none" w:sz="0" w:space="0" w:color="auto"/>
                                    <w:bottom w:val="none" w:sz="0" w:space="0" w:color="auto"/>
                                    <w:right w:val="none" w:sz="0" w:space="0" w:color="auto"/>
                                  </w:divBdr>
                                  <w:divsChild>
                                    <w:div w:id="634992188">
                                      <w:marLeft w:val="0"/>
                                      <w:marRight w:val="0"/>
                                      <w:marTop w:val="0"/>
                                      <w:marBottom w:val="0"/>
                                      <w:divBdr>
                                        <w:top w:val="none" w:sz="0" w:space="0" w:color="auto"/>
                                        <w:left w:val="none" w:sz="0" w:space="0" w:color="auto"/>
                                        <w:bottom w:val="none" w:sz="0" w:space="0" w:color="auto"/>
                                        <w:right w:val="none" w:sz="0" w:space="0" w:color="auto"/>
                                      </w:divBdr>
                                    </w:div>
                                    <w:div w:id="1249577928">
                                      <w:marLeft w:val="0"/>
                                      <w:marRight w:val="0"/>
                                      <w:marTop w:val="0"/>
                                      <w:marBottom w:val="0"/>
                                      <w:divBdr>
                                        <w:top w:val="none" w:sz="0" w:space="0" w:color="auto"/>
                                        <w:left w:val="none" w:sz="0" w:space="0" w:color="auto"/>
                                        <w:bottom w:val="none" w:sz="0" w:space="0" w:color="auto"/>
                                        <w:right w:val="none" w:sz="0" w:space="0" w:color="auto"/>
                                      </w:divBdr>
                                      <w:divsChild>
                                        <w:div w:id="692805394">
                                          <w:marLeft w:val="0"/>
                                          <w:marRight w:val="0"/>
                                          <w:marTop w:val="0"/>
                                          <w:marBottom w:val="0"/>
                                          <w:divBdr>
                                            <w:top w:val="none" w:sz="0" w:space="0" w:color="auto"/>
                                            <w:left w:val="none" w:sz="0" w:space="0" w:color="auto"/>
                                            <w:bottom w:val="none" w:sz="0" w:space="0" w:color="auto"/>
                                            <w:right w:val="none" w:sz="0" w:space="0" w:color="auto"/>
                                          </w:divBdr>
                                        </w:div>
                                        <w:div w:id="1382362170">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5030567">
      <w:bodyDiv w:val="1"/>
      <w:marLeft w:val="0"/>
      <w:marRight w:val="0"/>
      <w:marTop w:val="0"/>
      <w:marBottom w:val="0"/>
      <w:divBdr>
        <w:top w:val="none" w:sz="0" w:space="0" w:color="auto"/>
        <w:left w:val="none" w:sz="0" w:space="0" w:color="auto"/>
        <w:bottom w:val="none" w:sz="0" w:space="0" w:color="auto"/>
        <w:right w:val="none" w:sz="0" w:space="0" w:color="auto"/>
      </w:divBdr>
    </w:div>
    <w:div w:id="1844200641">
      <w:bodyDiv w:val="1"/>
      <w:marLeft w:val="0"/>
      <w:marRight w:val="0"/>
      <w:marTop w:val="0"/>
      <w:marBottom w:val="0"/>
      <w:divBdr>
        <w:top w:val="none" w:sz="0" w:space="0" w:color="auto"/>
        <w:left w:val="none" w:sz="0" w:space="0" w:color="auto"/>
        <w:bottom w:val="none" w:sz="0" w:space="0" w:color="auto"/>
        <w:right w:val="none" w:sz="0" w:space="0" w:color="auto"/>
      </w:divBdr>
    </w:div>
    <w:div w:id="1939017738">
      <w:bodyDiv w:val="1"/>
      <w:marLeft w:val="0"/>
      <w:marRight w:val="0"/>
      <w:marTop w:val="0"/>
      <w:marBottom w:val="0"/>
      <w:divBdr>
        <w:top w:val="none" w:sz="0" w:space="0" w:color="auto"/>
        <w:left w:val="none" w:sz="0" w:space="0" w:color="auto"/>
        <w:bottom w:val="none" w:sz="0" w:space="0" w:color="auto"/>
        <w:right w:val="none" w:sz="0" w:space="0" w:color="auto"/>
      </w:divBdr>
    </w:div>
    <w:div w:id="1953903151">
      <w:bodyDiv w:val="1"/>
      <w:marLeft w:val="0"/>
      <w:marRight w:val="0"/>
      <w:marTop w:val="0"/>
      <w:marBottom w:val="0"/>
      <w:divBdr>
        <w:top w:val="none" w:sz="0" w:space="0" w:color="auto"/>
        <w:left w:val="none" w:sz="0" w:space="0" w:color="auto"/>
        <w:bottom w:val="none" w:sz="0" w:space="0" w:color="auto"/>
        <w:right w:val="none" w:sz="0" w:space="0" w:color="auto"/>
      </w:divBdr>
    </w:div>
    <w:div w:id="2017152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ractice.geeksforgeeks.org/courses/geeks-classes-live?utm_source=gfg&amp;utm_medium=in-article&amp;utm_campaign=DSA-LIVE" TargetMode="Externa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4.bp.blogspot.com/-C1PQQlVn740/W6iDsU4XXMI/AAAAAAAAEaI/c-4wC0Fty3E6WceBwlga_BkHHq05Jf8yQCLcBGAs/s1600/m.PNG" TargetMode="External"/><Relationship Id="rId22" Type="http://schemas.openxmlformats.org/officeDocument/2006/relationships/image" Target="media/image14.png"/><Relationship Id="rId2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2150</TotalTime>
  <Pages>26</Pages>
  <Words>3929</Words>
  <Characters>22398</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lakshmi sravani</cp:lastModifiedBy>
  <cp:revision>29</cp:revision>
  <dcterms:created xsi:type="dcterms:W3CDTF">2022-09-14T14:51:00Z</dcterms:created>
  <dcterms:modified xsi:type="dcterms:W3CDTF">2022-10-01T05:05:00Z</dcterms:modified>
</cp:coreProperties>
</file>